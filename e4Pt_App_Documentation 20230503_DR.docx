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63B6AD" w14:textId="74E75E25" w:rsidR="005D3073" w:rsidRDefault="005D3073" w:rsidP="00B81BBA">
      <w:pPr>
        <w:pStyle w:val="Heading1"/>
        <w:jc w:val="center"/>
      </w:pPr>
      <w:r>
        <w:t>e-4Pt App</w:t>
      </w:r>
    </w:p>
    <w:p w14:paraId="4563C0DF" w14:textId="0950E0E7" w:rsidR="005D3073" w:rsidRDefault="007B2C04" w:rsidP="005D3073">
      <w:pPr>
        <w:pStyle w:val="NoSpacing"/>
        <w:jc w:val="center"/>
        <w:rPr>
          <w:sz w:val="20"/>
          <w:szCs w:val="20"/>
        </w:rPr>
      </w:pPr>
      <w:r>
        <w:rPr>
          <w:sz w:val="20"/>
          <w:szCs w:val="20"/>
        </w:rPr>
        <w:t>Software</w:t>
      </w:r>
      <w:r w:rsidR="005D3073" w:rsidRPr="0096082C">
        <w:rPr>
          <w:sz w:val="20"/>
          <w:szCs w:val="20"/>
        </w:rPr>
        <w:t xml:space="preserve"> Documentation</w:t>
      </w:r>
    </w:p>
    <w:p w14:paraId="5CAFE900" w14:textId="17661DC8" w:rsidR="0007585A" w:rsidRPr="0096082C" w:rsidRDefault="0007585A" w:rsidP="005D3073">
      <w:pPr>
        <w:pStyle w:val="NoSpacing"/>
        <w:jc w:val="center"/>
        <w:rPr>
          <w:sz w:val="20"/>
          <w:szCs w:val="20"/>
        </w:rPr>
      </w:pPr>
      <w:r>
        <w:rPr>
          <w:sz w:val="20"/>
          <w:szCs w:val="20"/>
        </w:rPr>
        <w:t>G. Brooksby – GE Research</w:t>
      </w:r>
    </w:p>
    <w:p w14:paraId="1EEB036E" w14:textId="5426B769" w:rsidR="005D3073" w:rsidRPr="0096082C" w:rsidRDefault="0008033B" w:rsidP="005D3073">
      <w:pPr>
        <w:pStyle w:val="NoSpacing"/>
        <w:jc w:val="center"/>
        <w:rPr>
          <w:sz w:val="20"/>
          <w:szCs w:val="20"/>
        </w:rPr>
      </w:pPr>
      <w:ins w:id="0" w:author="Runkel, Dave (GE Gas Power)" w:date="2023-05-05T13:16:00Z">
        <w:r>
          <w:rPr>
            <w:sz w:val="20"/>
            <w:szCs w:val="20"/>
          </w:rPr>
          <w:t xml:space="preserve">Original Issue </w:t>
        </w:r>
      </w:ins>
      <w:r w:rsidR="005D3073" w:rsidRPr="0096082C">
        <w:rPr>
          <w:sz w:val="20"/>
          <w:szCs w:val="20"/>
        </w:rPr>
        <w:t>29Jul2020</w:t>
      </w:r>
      <w:ins w:id="1" w:author="Runkel, Dave (GE Gas Power)" w:date="2023-05-05T13:16:00Z">
        <w:r>
          <w:rPr>
            <w:sz w:val="20"/>
            <w:szCs w:val="20"/>
          </w:rPr>
          <w:br/>
          <w:t xml:space="preserve">Rev1 05 </w:t>
        </w:r>
        <w:proofErr w:type="gramStart"/>
        <w:r>
          <w:rPr>
            <w:sz w:val="20"/>
            <w:szCs w:val="20"/>
          </w:rPr>
          <w:t>may</w:t>
        </w:r>
        <w:proofErr w:type="gramEnd"/>
        <w:r>
          <w:rPr>
            <w:sz w:val="20"/>
            <w:szCs w:val="20"/>
          </w:rPr>
          <w:t xml:space="preserve"> 2023 (D Runkel)</w:t>
        </w:r>
      </w:ins>
    </w:p>
    <w:p w14:paraId="38EF5353" w14:textId="77777777" w:rsidR="005D3073" w:rsidRDefault="005D3073" w:rsidP="005D3073">
      <w:pPr>
        <w:pStyle w:val="NoSpacing"/>
      </w:pPr>
    </w:p>
    <w:p w14:paraId="505C721D" w14:textId="77777777" w:rsidR="005D3073" w:rsidRPr="00FB19AA" w:rsidRDefault="005D3073" w:rsidP="00C945E9">
      <w:pPr>
        <w:pStyle w:val="Heading2"/>
      </w:pPr>
      <w:r w:rsidRPr="00FB19AA">
        <w:t>Introduction:</w:t>
      </w:r>
    </w:p>
    <w:p w14:paraId="7D1E7F8A" w14:textId="1C0E1D53" w:rsidR="00C945E9" w:rsidRDefault="00C945E9">
      <w:r>
        <w:t>The e-4Pt app is designed to work with a</w:t>
      </w:r>
      <w:del w:id="2" w:author="Runkel, Dave (GE Gas Power)" w:date="2023-05-03T10:28:00Z">
        <w:r w:rsidDel="0067238C">
          <w:delText>n</w:delText>
        </w:r>
      </w:del>
      <w:ins w:id="3" w:author="Runkel, Dave (GE Gas Power)" w:date="2023-05-03T10:28:00Z">
        <w:r w:rsidR="0067238C">
          <w:t xml:space="preserve"> Chromatic Confocal</w:t>
        </w:r>
      </w:ins>
      <w:r>
        <w:t xml:space="preserve"> optical sensor</w:t>
      </w:r>
      <w:ins w:id="4" w:author="Runkel, Dave (GE Gas Power)" w:date="2023-05-03T10:28:00Z">
        <w:r w:rsidR="0067238C">
          <w:t>, Fiber Opti</w:t>
        </w:r>
      </w:ins>
      <w:ins w:id="5" w:author="Runkel, Dave (GE Gas Power)" w:date="2023-05-03T10:29:00Z">
        <w:r w:rsidR="0067238C">
          <w:t>c Cable, and Data Controller</w:t>
        </w:r>
      </w:ins>
      <w:ins w:id="6" w:author="Runkel, Dave (GE Gas Power)" w:date="2023-05-03T10:28:00Z">
        <w:r w:rsidR="0067238C">
          <w:t xml:space="preserve"> (provided by Micro Epsilon)</w:t>
        </w:r>
      </w:ins>
      <w:r>
        <w:t xml:space="preserve"> to provide measurements of compressor blade tip clearances for a</w:t>
      </w:r>
      <w:ins w:id="7" w:author="Runkel, Dave (GE Gas Power)" w:date="2023-05-03T10:29:00Z">
        <w:r w:rsidR="0067238C">
          <w:t>ll</w:t>
        </w:r>
      </w:ins>
      <w:r>
        <w:t xml:space="preserve"> </w:t>
      </w:r>
      <w:del w:id="8" w:author="Runkel, Dave (GE Gas Power)" w:date="2023-05-03T10:29:00Z">
        <w:r w:rsidDel="0067238C">
          <w:delText>variety</w:delText>
        </w:r>
      </w:del>
      <w:r>
        <w:t xml:space="preserve"> of GE gas turbines</w:t>
      </w:r>
      <w:proofErr w:type="gramStart"/>
      <w:r>
        <w:t xml:space="preserve">.  </w:t>
      </w:r>
      <w:proofErr w:type="gramEnd"/>
      <w:r>
        <w:t xml:space="preserve">The app runs on an iOS device and communicates with a Micro-Epsilon IFC242x chromatic confocal sensor through </w:t>
      </w:r>
      <w:del w:id="9" w:author="Runkel, Dave (GE Gas Power)" w:date="2023-05-03T10:29:00Z">
        <w:r w:rsidDel="0067238C">
          <w:delText>either</w:delText>
        </w:r>
      </w:del>
      <w:r>
        <w:t xml:space="preserve"> a serial cable (wired)</w:t>
      </w:r>
      <w:del w:id="10" w:author="Runkel, Dave (GE Gas Power)" w:date="2023-05-03T10:29:00Z">
        <w:r w:rsidDel="0067238C">
          <w:delText xml:space="preserve"> or ethernet (wired or wireless)</w:delText>
        </w:r>
      </w:del>
      <w:proofErr w:type="gramStart"/>
      <w:r>
        <w:t xml:space="preserve">.  </w:t>
      </w:r>
      <w:proofErr w:type="gramEnd"/>
      <w:r>
        <w:t>This document describes the application software.</w:t>
      </w:r>
    </w:p>
    <w:p w14:paraId="234D8054" w14:textId="77777777" w:rsidR="00C945E9" w:rsidRDefault="00C945E9" w:rsidP="00C945E9">
      <w:pPr>
        <w:pStyle w:val="Heading2"/>
      </w:pPr>
      <w:r w:rsidRPr="00C945E9">
        <w:t>Overview:</w:t>
      </w:r>
    </w:p>
    <w:p w14:paraId="605547DC" w14:textId="711F3840" w:rsidR="006A73F0" w:rsidRDefault="00C945E9">
      <w:r>
        <w:t>The e-4Pt app is written using the Cordova framework which uses HTML and Java</w:t>
      </w:r>
      <w:r w:rsidR="000C7C7B">
        <w:t>S</w:t>
      </w:r>
      <w:r>
        <w:t xml:space="preserve">cript to produce a user interface (UI) </w:t>
      </w:r>
      <w:r w:rsidR="00AE7CF9">
        <w:t xml:space="preserve">rendered in a web view </w:t>
      </w:r>
      <w:r>
        <w:t>on the iOS device</w:t>
      </w:r>
      <w:proofErr w:type="gramStart"/>
      <w:r>
        <w:t xml:space="preserve">.  </w:t>
      </w:r>
      <w:proofErr w:type="gramEnd"/>
      <w:r>
        <w:t>Cordova provides a mechanism for communicating with iOS native code and hardware through plugins which may be added to a project</w:t>
      </w:r>
      <w:proofErr w:type="gramStart"/>
      <w:r>
        <w:t xml:space="preserve">.  </w:t>
      </w:r>
      <w:proofErr w:type="gramEnd"/>
      <w:r>
        <w:t xml:space="preserve">Plugins may come from </w:t>
      </w:r>
      <w:proofErr w:type="gramStart"/>
      <w:r>
        <w:t>open source</w:t>
      </w:r>
      <w:proofErr w:type="gramEnd"/>
      <w:r>
        <w:t xml:space="preserve"> locations or they may be custom built.  Because the e-4Pt app uses one or more custom lightning cables to communicate with the optical sensor controller, a custom plugin </w:t>
      </w:r>
      <w:proofErr w:type="gramStart"/>
      <w:r>
        <w:t>was written</w:t>
      </w:r>
      <w:proofErr w:type="gramEnd"/>
      <w:r>
        <w:t xml:space="preserve"> to implement the sensor communication</w:t>
      </w:r>
      <w:r w:rsidR="00140B8F">
        <w:t>, as well as data processing</w:t>
      </w:r>
      <w:r>
        <w:t xml:space="preserve"> functions.</w:t>
      </w:r>
      <w:r w:rsidR="00AE7CF9">
        <w:t xml:space="preserve"> The provider of the cables (</w:t>
      </w:r>
      <w:proofErr w:type="spellStart"/>
      <w:r>
        <w:fldChar w:fldCharType="begin"/>
      </w:r>
      <w:r>
        <w:instrText>HYPERLINK "https://redpark.com/"</w:instrText>
      </w:r>
      <w:r>
        <w:fldChar w:fldCharType="separate"/>
      </w:r>
      <w:r w:rsidR="00AE7CF9" w:rsidRPr="00140B8F">
        <w:rPr>
          <w:rStyle w:val="Hyperlink"/>
        </w:rPr>
        <w:t>Redpark</w:t>
      </w:r>
      <w:proofErr w:type="spellEnd"/>
      <w:r>
        <w:rPr>
          <w:rStyle w:val="Hyperlink"/>
        </w:rPr>
        <w:fldChar w:fldCharType="end"/>
      </w:r>
      <w:r w:rsidR="00AE7CF9">
        <w:t>) also provides an iOS library (in iOS terms, a Framework) for communicating via their cables. This framework is accessed through the plugin code</w:t>
      </w:r>
      <w:proofErr w:type="gramStart"/>
      <w:r w:rsidR="00AE7CF9">
        <w:t xml:space="preserve">. </w:t>
      </w:r>
      <w:r>
        <w:t xml:space="preserve"> </w:t>
      </w:r>
      <w:proofErr w:type="gramEnd"/>
      <w:r>
        <w:t xml:space="preserve">Data processing is also </w:t>
      </w:r>
      <w:proofErr w:type="gramStart"/>
      <w:r>
        <w:t>handled</w:t>
      </w:r>
      <w:proofErr w:type="gramEnd"/>
      <w:r>
        <w:t xml:space="preserve"> in the plugin since </w:t>
      </w:r>
      <w:r w:rsidR="00AE7CF9">
        <w:t>the native programming environment gives access to specialized functions, such as the device digital signal processor (DSP).</w:t>
      </w:r>
    </w:p>
    <w:p w14:paraId="60EB414F" w14:textId="7294E870" w:rsidR="006E745D" w:rsidRDefault="006E745D">
      <w:r>
        <w:t>The overall design of the UI borrows from the TRACC scan app for two reasons</w:t>
      </w:r>
      <w:proofErr w:type="gramStart"/>
      <w:r>
        <w:t xml:space="preserve">.  </w:t>
      </w:r>
      <w:proofErr w:type="gramEnd"/>
      <w:r>
        <w:t>First, it gives a framework from which to begin without having to start from scratch</w:t>
      </w:r>
      <w:proofErr w:type="gramStart"/>
      <w:r>
        <w:t xml:space="preserve">.  </w:t>
      </w:r>
      <w:proofErr w:type="gramEnd"/>
      <w:r>
        <w:t>This reduces development time</w:t>
      </w:r>
      <w:proofErr w:type="gramStart"/>
      <w:r>
        <w:t xml:space="preserve">.  </w:t>
      </w:r>
      <w:proofErr w:type="gramEnd"/>
      <w:r>
        <w:t>Second, users of the TRACC scan app will have a similar user experience when using the e-4Pt app.</w:t>
      </w:r>
    </w:p>
    <w:p w14:paraId="55A5F8D6" w14:textId="0B6CD14C" w:rsidR="000C7C7B" w:rsidRDefault="000C7C7B" w:rsidP="000C7C7B">
      <w:pPr>
        <w:pStyle w:val="Heading2"/>
      </w:pPr>
      <w:r>
        <w:t>Design Methodology:</w:t>
      </w:r>
    </w:p>
    <w:p w14:paraId="68A60AFA" w14:textId="794F2E58" w:rsidR="000C7C7B" w:rsidRDefault="000C7C7B" w:rsidP="000C7C7B">
      <w:r>
        <w:t>The app is designed to try as much as possible to keep UI elements in the HTML and JavaScript code, and the data acquisition and processing in the plugin code (native Objective-C)</w:t>
      </w:r>
      <w:proofErr w:type="gramStart"/>
      <w:r>
        <w:t xml:space="preserve">.  </w:t>
      </w:r>
      <w:proofErr w:type="gramEnd"/>
      <w:r>
        <w:t>These two domains communicate by means of messages passed between them using standard Cordova calls</w:t>
      </w:r>
      <w:proofErr w:type="gramStart"/>
      <w:r>
        <w:t xml:space="preserve">.  </w:t>
      </w:r>
      <w:proofErr w:type="gramEnd"/>
      <w:r>
        <w:t>The JavaScript code will pass messages, with arrays of arguments to the plugin code</w:t>
      </w:r>
      <w:proofErr w:type="gramStart"/>
      <w:r>
        <w:t xml:space="preserve">.  </w:t>
      </w:r>
      <w:proofErr w:type="gramEnd"/>
      <w:r>
        <w:t>The plugin code will perform operations and pass messages back to the JavaScript code</w:t>
      </w:r>
      <w:proofErr w:type="gramStart"/>
      <w:r>
        <w:t xml:space="preserve">.  </w:t>
      </w:r>
      <w:proofErr w:type="gramEnd"/>
      <w:r>
        <w:t xml:space="preserve">The messages returned are JSON objects that can </w:t>
      </w:r>
      <w:proofErr w:type="gramStart"/>
      <w:r>
        <w:t>be parsed</w:t>
      </w:r>
      <w:proofErr w:type="gramEnd"/>
      <w:r>
        <w:t xml:space="preserve"> by the JavaScript code to extract the content.</w:t>
      </w:r>
    </w:p>
    <w:p w14:paraId="6DB1D4DC" w14:textId="03C8DA36" w:rsidR="00BA3CD6" w:rsidRPr="000C7C7B" w:rsidRDefault="00BA3CD6" w:rsidP="000C7C7B">
      <w:r>
        <w:t>The plugin is designed with two parts</w:t>
      </w:r>
      <w:proofErr w:type="gramStart"/>
      <w:r>
        <w:t xml:space="preserve">.  </w:t>
      </w:r>
      <w:proofErr w:type="gramEnd"/>
      <w:r>
        <w:t>There is a portion that communicates with Cordova and receives the messages passed from JavaScript</w:t>
      </w:r>
      <w:proofErr w:type="gramStart"/>
      <w:r>
        <w:t xml:space="preserve">.  </w:t>
      </w:r>
      <w:proofErr w:type="gramEnd"/>
      <w:r>
        <w:t>There is another portion that communicates with the sensor controller</w:t>
      </w:r>
      <w:proofErr w:type="gramStart"/>
      <w:r>
        <w:t xml:space="preserve">.  </w:t>
      </w:r>
      <w:proofErr w:type="gramEnd"/>
      <w:r>
        <w:t>The portion that communicates with the controller is implemented as a ‘singleton</w:t>
      </w:r>
      <w:proofErr w:type="gramStart"/>
      <w:r>
        <w:t>’.</w:t>
      </w:r>
      <w:proofErr w:type="gramEnd"/>
      <w:r>
        <w:t xml:space="preserve">  That is, this piece of code can have only one instantiation</w:t>
      </w:r>
      <w:proofErr w:type="gramStart"/>
      <w:r>
        <w:t xml:space="preserve">.  </w:t>
      </w:r>
      <w:proofErr w:type="gramEnd"/>
      <w:r>
        <w:t xml:space="preserve">This causes all communication with the controller to be </w:t>
      </w:r>
      <w:proofErr w:type="gramStart"/>
      <w:r>
        <w:t>handled</w:t>
      </w:r>
      <w:proofErr w:type="gramEnd"/>
      <w:r>
        <w:t xml:space="preserve"> by a single instance of code.</w:t>
      </w:r>
    </w:p>
    <w:p w14:paraId="7E6B3DAF" w14:textId="3600374C" w:rsidR="000C7C7B" w:rsidRDefault="000C7C7B" w:rsidP="000C7C7B">
      <w:pPr>
        <w:pStyle w:val="Heading2"/>
      </w:pPr>
      <w:r>
        <w:lastRenderedPageBreak/>
        <w:t>User Interface:</w:t>
      </w:r>
    </w:p>
    <w:p w14:paraId="64F6BA42" w14:textId="77777777" w:rsidR="00C01019" w:rsidRDefault="000C7C7B" w:rsidP="000C7C7B">
      <w:r>
        <w:t xml:space="preserve">The UI has a main menu that opens when the [MENU] button </w:t>
      </w:r>
      <w:proofErr w:type="gramStart"/>
      <w:r>
        <w:t>is pressed</w:t>
      </w:r>
      <w:proofErr w:type="gramEnd"/>
      <w:r>
        <w:t>.</w:t>
      </w:r>
      <w:r w:rsidR="00BA3CD6">
        <w:t xml:space="preserve"> </w:t>
      </w:r>
      <w:r w:rsidR="00C01019">
        <w:t>When the app first starts it is in a state where it is not yet connected with the sensor</w:t>
      </w:r>
      <w:proofErr w:type="gramStart"/>
      <w:r w:rsidR="00C01019">
        <w:t xml:space="preserve">.  </w:t>
      </w:r>
      <w:proofErr w:type="gramEnd"/>
      <w:r w:rsidR="00C01019">
        <w:t>When the [MENU] button is first pressed, a message is sent to the plugin with two results</w:t>
      </w:r>
      <w:proofErr w:type="gramStart"/>
      <w:r w:rsidR="00C01019">
        <w:t xml:space="preserve">.  </w:t>
      </w:r>
      <w:proofErr w:type="gramEnd"/>
    </w:p>
    <w:p w14:paraId="6530A068" w14:textId="77777777" w:rsidR="008A294D" w:rsidRPr="000C7C7B" w:rsidRDefault="008A294D" w:rsidP="008A294D">
      <w:r>
        <w:t xml:space="preserve">The first consequence of opening the side menu for the first time is that a single instantiation of the sensor controller software object </w:t>
      </w:r>
      <w:proofErr w:type="gramStart"/>
      <w:r>
        <w:t>is created</w:t>
      </w:r>
      <w:proofErr w:type="gramEnd"/>
      <w:r>
        <w:t>, allowing communication with the plugin to begin.</w:t>
      </w:r>
    </w:p>
    <w:p w14:paraId="4156245E" w14:textId="120BA487" w:rsidR="000C7C7B" w:rsidRDefault="008A294D" w:rsidP="000C7C7B">
      <w:r>
        <w:t>The other</w:t>
      </w:r>
      <w:r w:rsidR="00C01019">
        <w:t xml:space="preserve"> result is that the version number of the app is retrieved using native methods</w:t>
      </w:r>
      <w:proofErr w:type="gramStart"/>
      <w:r w:rsidR="00C01019">
        <w:t xml:space="preserve">.  </w:t>
      </w:r>
      <w:proofErr w:type="gramEnd"/>
      <w:r w:rsidR="00C01019">
        <w:t>This version number is then displayed in the left side menu</w:t>
      </w:r>
      <w:proofErr w:type="gramStart"/>
      <w:r w:rsidR="00C01019">
        <w:t xml:space="preserve">.  </w:t>
      </w:r>
      <w:proofErr w:type="gramEnd"/>
      <w:r w:rsidR="00C01019">
        <w:t xml:space="preserve">This ensures that when the version number </w:t>
      </w:r>
      <w:proofErr w:type="gramStart"/>
      <w:r w:rsidR="00C01019">
        <w:t>is changed</w:t>
      </w:r>
      <w:proofErr w:type="gramEnd"/>
      <w:r w:rsidR="00C01019">
        <w:t>, it will automatically be displayed correctly in this menu.</w:t>
      </w:r>
      <w:r>
        <w:t xml:space="preserve"> </w:t>
      </w:r>
    </w:p>
    <w:p w14:paraId="63B38E81" w14:textId="46428B8E" w:rsidR="00312AB1" w:rsidRDefault="00312AB1" w:rsidP="00312AB1">
      <w:pPr>
        <w:pStyle w:val="Heading2"/>
      </w:pPr>
      <w:r>
        <w:t>Tool Setup Menu:</w:t>
      </w:r>
    </w:p>
    <w:p w14:paraId="7D82AA2E" w14:textId="77777777" w:rsidR="00940C0F" w:rsidRDefault="00312AB1" w:rsidP="00312AB1">
      <w:r>
        <w:t xml:space="preserve">This menu has </w:t>
      </w:r>
      <w:r w:rsidR="00030833">
        <w:t>four</w:t>
      </w:r>
      <w:r>
        <w:t xml:space="preserve"> collapsible sections.</w:t>
      </w:r>
    </w:p>
    <w:p w14:paraId="65569BDC" w14:textId="44AE2C60" w:rsidR="00312AB1" w:rsidRDefault="00940C0F" w:rsidP="00940C0F">
      <w:pPr>
        <w:ind w:left="720"/>
      </w:pPr>
      <w:del w:id="11" w:author="Runkel, Dave (GE Gas Power)" w:date="2023-05-03T11:02:00Z">
        <w:r w:rsidDel="00FC2F00">
          <w:rPr>
            <w:rStyle w:val="Heading3Char"/>
          </w:rPr>
          <w:delText>Gas Turbine Preparation</w:delText>
        </w:r>
      </w:del>
      <w:ins w:id="12" w:author="Runkel, Dave (GE Gas Power)" w:date="2023-05-03T11:02:00Z">
        <w:r w:rsidR="00FC2F00">
          <w:rPr>
            <w:rStyle w:val="Heading3Char"/>
          </w:rPr>
          <w:t xml:space="preserve"> FRD Instructions</w:t>
        </w:r>
      </w:ins>
      <w:r>
        <w:rPr>
          <w:rStyle w:val="Heading3Char"/>
        </w:rPr>
        <w:t>:</w:t>
      </w:r>
      <w:r w:rsidR="00312AB1">
        <w:t xml:space="preserve"> </w:t>
      </w:r>
      <w:r>
        <w:t xml:space="preserve"> This section </w:t>
      </w:r>
      <w:r w:rsidR="00312AB1">
        <w:t xml:space="preserve">provides instructions on how to use the </w:t>
      </w:r>
      <w:proofErr w:type="gramStart"/>
      <w:r w:rsidR="00312AB1">
        <w:t>app.</w:t>
      </w:r>
      <w:r>
        <w:t xml:space="preserve">  </w:t>
      </w:r>
      <w:proofErr w:type="gramEnd"/>
      <w:r>
        <w:t>It is intended to hold the tool FRD (still pending as of 29Jul2020)</w:t>
      </w:r>
      <w:ins w:id="13" w:author="Runkel, Dave (GE Gas Power)" w:date="2023-05-03T11:02:00Z">
        <w:r w:rsidR="00FC2F00">
          <w:t xml:space="preserve"> PDF a</w:t>
        </w:r>
      </w:ins>
      <w:ins w:id="14" w:author="Runkel, Dave (GE Gas Power)" w:date="2023-05-03T11:03:00Z">
        <w:r w:rsidR="00FC2F00">
          <w:t xml:space="preserve">s well as </w:t>
        </w:r>
        <w:proofErr w:type="gramStart"/>
        <w:r w:rsidR="00FC2F00">
          <w:t>sub headings</w:t>
        </w:r>
        <w:proofErr w:type="gramEnd"/>
        <w:r w:rsidR="00FC2F00">
          <w:t xml:space="preserve"> including: Tool List, e4 Point procedure, Pre-Setup, </w:t>
        </w:r>
      </w:ins>
      <w:ins w:id="15" w:author="Runkel, Dave (GE Gas Power)" w:date="2023-05-03T11:04:00Z">
        <w:r w:rsidR="00FC2F00">
          <w:t xml:space="preserve">System Setup, and Troubleshooting. </w:t>
        </w:r>
        <w:proofErr w:type="gramStart"/>
        <w:r w:rsidR="00FC2F00">
          <w:t>All of</w:t>
        </w:r>
        <w:proofErr w:type="gramEnd"/>
        <w:r w:rsidR="00FC2F00">
          <w:t xml:space="preserve"> these subheadings are presented in the UI as well as in the FRD</w:t>
        </w:r>
      </w:ins>
      <w:r>
        <w:t>.</w:t>
      </w:r>
    </w:p>
    <w:p w14:paraId="4532FFBD" w14:textId="7E5230AF" w:rsidR="00312AB1" w:rsidRDefault="00940C0F" w:rsidP="00940C0F">
      <w:pPr>
        <w:ind w:left="720"/>
      </w:pPr>
      <w:r w:rsidRPr="00940C0F">
        <w:rPr>
          <w:rStyle w:val="Heading3Char"/>
        </w:rPr>
        <w:t>Sensor Connection:</w:t>
      </w:r>
      <w:r>
        <w:t xml:space="preserve">  </w:t>
      </w:r>
      <w:r w:rsidR="00312AB1">
        <w:t>Th</w:t>
      </w:r>
      <w:r>
        <w:t xml:space="preserve">is section </w:t>
      </w:r>
      <w:r w:rsidR="00312AB1">
        <w:t>contains a button that allows the user to select the type of connection that exists between the iOS device and the sensor controller</w:t>
      </w:r>
      <w:proofErr w:type="gramStart"/>
      <w:r w:rsidR="00312AB1">
        <w:t xml:space="preserve">.  </w:t>
      </w:r>
      <w:proofErr w:type="gramEnd"/>
      <w:r w:rsidR="00312AB1">
        <w:t xml:space="preserve">When the app starts, the default connection method is via a </w:t>
      </w:r>
      <w:proofErr w:type="spellStart"/>
      <w:r w:rsidR="00312AB1">
        <w:t>Redpark</w:t>
      </w:r>
      <w:proofErr w:type="spellEnd"/>
      <w:r w:rsidR="00312AB1">
        <w:t xml:space="preserve"> Lightning-to-RS232 serial cable.  </w:t>
      </w:r>
      <w:del w:id="16" w:author="Runkel, Dave (GE Gas Power)" w:date="2023-05-03T11:05:00Z">
        <w:r w:rsidR="00312AB1" w:rsidDel="00FC2F00">
          <w:delText>In this section of the app, the user can select an ethernet connection</w:delText>
        </w:r>
        <w:r w:rsidR="002E414E" w:rsidDel="00FC2F00">
          <w:delText xml:space="preserve">.  If an </w:delText>
        </w:r>
        <w:commentRangeStart w:id="17"/>
        <w:commentRangeStart w:id="18"/>
        <w:r w:rsidR="002E414E" w:rsidDel="00FC2F00">
          <w:delText xml:space="preserve">ethernet connection </w:delText>
        </w:r>
      </w:del>
      <w:commentRangeEnd w:id="17"/>
      <w:r w:rsidR="0008033B">
        <w:rPr>
          <w:rStyle w:val="CommentReference"/>
        </w:rPr>
        <w:commentReference w:id="17"/>
      </w:r>
      <w:commentRangeEnd w:id="18"/>
      <w:r w:rsidR="00C00394">
        <w:rPr>
          <w:rStyle w:val="CommentReference"/>
        </w:rPr>
        <w:commentReference w:id="18"/>
      </w:r>
      <w:del w:id="19" w:author="Runkel, Dave (GE Gas Power)" w:date="2023-05-03T11:05:00Z">
        <w:r w:rsidR="002E414E" w:rsidDel="00FC2F00">
          <w:delText>is selected, then the sensor controller must be connected to the iOS device via a hard-wired network connection (i.e. a Redpark Lightning-to-ethernet cable), or via a wireless connection.  In this last case, the sensor controller can be connected via wire to a wireless router and the iOS device can connect to the wireless access point.</w:delText>
        </w:r>
      </w:del>
      <w:ins w:id="20" w:author="Runkel, Dave (GE Gas Power)" w:date="2023-05-03T11:05:00Z">
        <w:r w:rsidR="00FC2F00">
          <w:t xml:space="preserve"> Connection via ethernet </w:t>
        </w:r>
        <w:proofErr w:type="gramStart"/>
        <w:r w:rsidR="00FC2F00">
          <w:t xml:space="preserve">is </w:t>
        </w:r>
      </w:ins>
      <w:ins w:id="21" w:author="Runkel, Dave (GE Gas Power)" w:date="2023-05-03T11:06:00Z">
        <w:r w:rsidR="00FC2F00">
          <w:t>not needed</w:t>
        </w:r>
        <w:proofErr w:type="gramEnd"/>
        <w:r w:rsidR="00FC2F00">
          <w:t xml:space="preserve"> in the latest iteration of the tool due to the lower complexity required to use the </w:t>
        </w:r>
        <w:proofErr w:type="spellStart"/>
        <w:r w:rsidR="00FC2F00">
          <w:t>redpark</w:t>
        </w:r>
        <w:proofErr w:type="spellEnd"/>
        <w:r w:rsidR="00FC2F00">
          <w:t xml:space="preserve"> adapter. Still the option </w:t>
        </w:r>
        <w:proofErr w:type="gramStart"/>
        <w:r w:rsidR="00FC2F00">
          <w:t>is presented</w:t>
        </w:r>
        <w:proofErr w:type="gramEnd"/>
        <w:r w:rsidR="00FC2F00">
          <w:t xml:space="preserve"> for troubleshooting. The</w:t>
        </w:r>
      </w:ins>
      <w:ins w:id="22" w:author="Runkel, Dave (GE Gas Power)" w:date="2023-05-03T11:07:00Z">
        <w:r w:rsidR="00FC2F00">
          <w:t xml:space="preserve">se settings should </w:t>
        </w:r>
        <w:proofErr w:type="gramStart"/>
        <w:r w:rsidR="00FC2F00">
          <w:t>be changed</w:t>
        </w:r>
        <w:proofErr w:type="gramEnd"/>
        <w:r w:rsidR="00FC2F00">
          <w:t xml:space="preserve"> in the iOS application settings.</w:t>
        </w:r>
      </w:ins>
    </w:p>
    <w:p w14:paraId="087AD172" w14:textId="49A34AC1" w:rsidR="002E414E" w:rsidRDefault="00940C0F" w:rsidP="00940C0F">
      <w:pPr>
        <w:ind w:left="720"/>
      </w:pPr>
      <w:del w:id="23" w:author="Runkel, Dave (GE Gas Power)" w:date="2023-05-03T11:07:00Z">
        <w:r w:rsidRPr="00940C0F" w:rsidDel="00FC2F00">
          <w:rPr>
            <w:rStyle w:val="Heading3Char"/>
          </w:rPr>
          <w:delText>Switch Mode:</w:delText>
        </w:r>
        <w:r w:rsidDel="00FC2F00">
          <w:delText xml:space="preserve">  </w:delText>
        </w:r>
        <w:r w:rsidR="002E414E" w:rsidDel="00FC2F00">
          <w:delText>The third section of the Tool Setup menu allows the user to switch to a “Demo” mode.  In this mode, the sensor and controller are not needed and data is provided from a built-in CSV file</w:delText>
        </w:r>
      </w:del>
      <w:r w:rsidR="002E414E">
        <w:t>.</w:t>
      </w:r>
    </w:p>
    <w:p w14:paraId="1765377D" w14:textId="7DC25339" w:rsidR="002E414E" w:rsidRDefault="00940C0F" w:rsidP="00940C0F">
      <w:pPr>
        <w:ind w:left="720"/>
        <w:rPr>
          <w:ins w:id="24" w:author="Runkel, Dave (GE Gas Power)" w:date="2023-05-05T13:30:00Z"/>
        </w:rPr>
      </w:pPr>
      <w:del w:id="25" w:author="Runkel, Dave (GE Gas Power)" w:date="2023-05-03T11:07:00Z">
        <w:r w:rsidRPr="00940C0F" w:rsidDel="00FC2F00">
          <w:rPr>
            <w:rStyle w:val="Heading3Char"/>
          </w:rPr>
          <w:delText>Sensor Parameters</w:delText>
        </w:r>
      </w:del>
      <w:ins w:id="26" w:author="Runkel, Dave (GE Gas Power)" w:date="2023-05-03T11:07:00Z">
        <w:r w:rsidR="00FC2F00">
          <w:rPr>
            <w:rStyle w:val="Heading3Char"/>
          </w:rPr>
          <w:t xml:space="preserve"> Controller Configuration</w:t>
        </w:r>
      </w:ins>
      <w:r w:rsidRPr="00940C0F">
        <w:rPr>
          <w:rStyle w:val="Heading3Char"/>
        </w:rPr>
        <w:t>:</w:t>
      </w:r>
      <w:r>
        <w:t xml:space="preserve">  </w:t>
      </w:r>
      <w:r w:rsidR="002E414E">
        <w:t>Th</w:t>
      </w:r>
      <w:r>
        <w:t>is</w:t>
      </w:r>
      <w:r w:rsidR="002E414E">
        <w:t xml:space="preserve"> section of the Tool Setup menu allows a method to </w:t>
      </w:r>
      <w:del w:id="27" w:author="Runkel, Dave (GE Gas Power)" w:date="2023-05-03T11:08:00Z">
        <w:r w:rsidR="002E414E" w:rsidDel="00FC2F00">
          <w:delText>enter specific parameters related to the sensor being used. The start of the measurement range, the sensor length and the master offset can be entered.  These parameters should not be changed regularly by users.  These are calibration parameters that should only be changed by someone calibrating the tool, therefore they are password protected</w:delText>
        </w:r>
      </w:del>
      <w:ins w:id="28" w:author="Runkel, Dave (GE Gas Power)" w:date="2023-05-03T11:08:00Z">
        <w:r w:rsidR="00FC2F00">
          <w:t xml:space="preserve">reflash the controller settings (not firmware). This is part of the troubleshooting process where the settings that impact the sensor </w:t>
        </w:r>
      </w:ins>
      <w:ins w:id="29" w:author="Runkel, Dave (GE Gas Power)" w:date="2023-05-03T11:09:00Z">
        <w:r w:rsidR="00FC2F00">
          <w:t>connection</w:t>
        </w:r>
      </w:ins>
      <w:ins w:id="30" w:author="Runkel, Dave (GE Gas Power)" w:date="2023-05-03T11:08:00Z">
        <w:r w:rsidR="00FC2F00">
          <w:t xml:space="preserve"> </w:t>
        </w:r>
        <w:proofErr w:type="gramStart"/>
        <w:r w:rsidR="00FC2F00">
          <w:t>are suspected</w:t>
        </w:r>
        <w:proofErr w:type="gramEnd"/>
        <w:r w:rsidR="00FC2F00">
          <w:t xml:space="preserve"> </w:t>
        </w:r>
        <w:commentRangeStart w:id="31"/>
        <w:commentRangeStart w:id="32"/>
        <w:r w:rsidR="00FC2F00">
          <w:t>of being incorrect</w:t>
        </w:r>
      </w:ins>
      <w:commentRangeEnd w:id="31"/>
      <w:ins w:id="33" w:author="Runkel, Dave (GE Gas Power)" w:date="2023-05-05T13:27:00Z">
        <w:r w:rsidR="00C00394">
          <w:rPr>
            <w:rStyle w:val="CommentReference"/>
          </w:rPr>
          <w:commentReference w:id="31"/>
        </w:r>
      </w:ins>
      <w:commentRangeEnd w:id="32"/>
      <w:ins w:id="34" w:author="Runkel, Dave (GE Gas Power)" w:date="2023-05-05T13:28:00Z">
        <w:r w:rsidR="00C00394">
          <w:rPr>
            <w:rStyle w:val="CommentReference"/>
          </w:rPr>
          <w:commentReference w:id="32"/>
        </w:r>
      </w:ins>
      <w:ins w:id="35" w:author="Runkel, Dave (GE Gas Power)" w:date="2023-05-05T13:29:00Z">
        <w:r w:rsidR="00C00394">
          <w:t xml:space="preserve">. </w:t>
        </w:r>
      </w:ins>
      <w:ins w:id="36" w:author="Runkel, Dave (GE Gas Power)" w:date="2023-05-05T14:52:00Z">
        <w:r w:rsidR="0036237B">
          <w:t xml:space="preserve">Criteria and process for connecting to the controller via ethernet connection can </w:t>
        </w:r>
        <w:proofErr w:type="gramStart"/>
        <w:r w:rsidR="0036237B">
          <w:t>be found</w:t>
        </w:r>
        <w:proofErr w:type="gramEnd"/>
        <w:r w:rsidR="0036237B">
          <w:t xml:space="preserve"> in the DRB, specifically in the e4 Point</w:t>
        </w:r>
      </w:ins>
      <w:ins w:id="37" w:author="Runkel, Dave (GE Gas Power)" w:date="2023-05-05T14:53:00Z">
        <w:r w:rsidR="0036237B">
          <w:t xml:space="preserve"> Chromatic Confocal Clearance tool SPR 2. </w:t>
        </w:r>
      </w:ins>
      <w:ins w:id="38" w:author="Runkel, Dave (GE Gas Power)" w:date="2023-05-05T13:29:00Z">
        <w:r w:rsidR="00C00394">
          <w:t>Determining if the settings are incorrect</w:t>
        </w:r>
      </w:ins>
      <w:ins w:id="39" w:author="Runkel, Dave (GE Gas Power)" w:date="2023-05-05T13:30:00Z">
        <w:r w:rsidR="00C00394">
          <w:t xml:space="preserve"> can </w:t>
        </w:r>
        <w:proofErr w:type="gramStart"/>
        <w:r w:rsidR="00C00394">
          <w:t>be performed</w:t>
        </w:r>
        <w:proofErr w:type="gramEnd"/>
        <w:r w:rsidR="00C00394">
          <w:t xml:space="preserve"> by following the flow chart below. </w:t>
        </w:r>
      </w:ins>
      <w:proofErr w:type="spellStart"/>
      <w:ins w:id="40" w:author="Runkel, Dave (GE Gas Power)" w:date="2023-05-03T11:08:00Z">
        <w:r w:rsidR="00FC2F00">
          <w:t>Reflashing</w:t>
        </w:r>
        <w:proofErr w:type="spellEnd"/>
        <w:r w:rsidR="00FC2F00">
          <w:t xml:space="preserve"> the settings </w:t>
        </w:r>
      </w:ins>
      <w:ins w:id="41" w:author="Runkel, Dave (GE Gas Power)" w:date="2023-05-03T11:09:00Z">
        <w:r w:rsidR="00FC2F00">
          <w:t xml:space="preserve">will set the language to </w:t>
        </w:r>
        <w:r w:rsidR="00FC2F00">
          <w:lastRenderedPageBreak/>
          <w:t>English (default is German), set the baud rate to 460.8khz, and set the IP add</w:t>
        </w:r>
      </w:ins>
      <w:ins w:id="42" w:author="Runkel, Dave (GE Gas Power)" w:date="2023-05-03T11:10:00Z">
        <w:r w:rsidR="00FC2F00">
          <w:t xml:space="preserve">ress to the GE standard IP of 192.168.168.150 (default is </w:t>
        </w:r>
        <w:proofErr w:type="spellStart"/>
        <w:r w:rsidR="00FC2F00">
          <w:t>uE</w:t>
        </w:r>
        <w:proofErr w:type="spellEnd"/>
        <w:r w:rsidR="00FC2F00">
          <w:t xml:space="preserve"> 169.254.168.150).</w:t>
        </w:r>
      </w:ins>
      <w:del w:id="43" w:author="Runkel, Dave (GE Gas Power)" w:date="2023-05-03T11:09:00Z">
        <w:r w:rsidR="002E414E" w:rsidDel="00FC2F00">
          <w:delText>.</w:delText>
        </w:r>
      </w:del>
    </w:p>
    <w:p w14:paraId="2F385399" w14:textId="77777777" w:rsidR="00C00394" w:rsidRDefault="00C00394" w:rsidP="00940C0F">
      <w:pPr>
        <w:ind w:left="720"/>
      </w:pPr>
    </w:p>
    <w:p w14:paraId="7AB48460" w14:textId="74273402" w:rsidR="002E414E" w:rsidRDefault="00A14B14" w:rsidP="00A14B14">
      <w:pPr>
        <w:pStyle w:val="Heading2"/>
      </w:pPr>
      <w:r>
        <w:t>Sensor Setup Menu:</w:t>
      </w:r>
    </w:p>
    <w:p w14:paraId="24FAA016" w14:textId="25B69EB9" w:rsidR="00A14B14" w:rsidRDefault="006B2E91" w:rsidP="00A14B14">
      <w:pPr>
        <w:rPr>
          <w:ins w:id="44" w:author="Runkel, Dave (GE Gas Power)" w:date="2023-05-03T11:11:00Z"/>
        </w:rPr>
      </w:pPr>
      <w:r>
        <w:t xml:space="preserve">The sensor setup menu has </w:t>
      </w:r>
      <w:r w:rsidR="00030833">
        <w:t>four</w:t>
      </w:r>
      <w:r>
        <w:t xml:space="preserve"> collapsible sections</w:t>
      </w:r>
      <w:proofErr w:type="gramStart"/>
      <w:r>
        <w:t>.</w:t>
      </w:r>
      <w:r w:rsidR="00030833">
        <w:t xml:space="preserve">  </w:t>
      </w:r>
      <w:proofErr w:type="gramEnd"/>
      <w:r w:rsidR="00030833">
        <w:t xml:space="preserve">These sections provide fields and buttons for performing certain </w:t>
      </w:r>
      <w:ins w:id="45" w:author="Runkel, Dave (GE Gas Power)" w:date="2023-05-03T11:11:00Z">
        <w:r w:rsidR="00FC2F00">
          <w:t xml:space="preserve">required </w:t>
        </w:r>
        <w:r w:rsidR="00FC2F00" w:rsidRPr="001418F3">
          <w:rPr>
            <w:rPrChange w:id="46" w:author="McManus, Kelly (GE Gas Power)" w:date="2023-05-16T09:22:00Z">
              <w:rPr>
                <w:rStyle w:val="Heading3Char"/>
              </w:rPr>
            </w:rPrChange>
          </w:rPr>
          <w:t>or</w:t>
        </w:r>
        <w:r w:rsidR="00FC2F00">
          <w:rPr>
            <w:rStyle w:val="Heading3Char"/>
          </w:rPr>
          <w:t xml:space="preserve"> </w:t>
        </w:r>
      </w:ins>
      <w:r w:rsidR="00030833">
        <w:t>common sensor operations</w:t>
      </w:r>
      <w:proofErr w:type="gramStart"/>
      <w:r w:rsidR="00030833">
        <w:t xml:space="preserve">.  </w:t>
      </w:r>
      <w:proofErr w:type="gramEnd"/>
      <w:r w:rsidR="00030833">
        <w:t xml:space="preserve">The operations are sensor dark referencing, </w:t>
      </w:r>
      <w:del w:id="47" w:author="Runkel, Dave (GE Gas Power)" w:date="2023-05-03T11:11:00Z">
        <w:r w:rsidR="00030833" w:rsidDel="00FC2F00">
          <w:delText>probe mastering</w:delText>
        </w:r>
      </w:del>
      <w:ins w:id="48" w:author="Runkel, Dave (GE Gas Power)" w:date="2023-05-03T11:11:00Z">
        <w:r w:rsidR="00FC2F00">
          <w:t>Sensor operability check</w:t>
        </w:r>
      </w:ins>
      <w:r w:rsidR="00030833">
        <w:t>, setting the measurement rate</w:t>
      </w:r>
      <w:ins w:id="49" w:author="Runkel, Dave (GE Gas Power)" w:date="2023-05-03T11:11:00Z">
        <w:r w:rsidR="00FC2F00">
          <w:t>/intensity threshold</w:t>
        </w:r>
      </w:ins>
      <w:r w:rsidR="00030833">
        <w:t xml:space="preserve"> and setting the </w:t>
      </w:r>
      <w:del w:id="50" w:author="Runkel, Dave (GE Gas Power)" w:date="2023-05-03T11:11:00Z">
        <w:r w:rsidR="00030833" w:rsidDel="00FC2F00">
          <w:delText>measurement intensity threshold</w:delText>
        </w:r>
      </w:del>
      <w:ins w:id="51" w:author="Runkel, Dave (GE Gas Power)" w:date="2023-05-03T11:11:00Z">
        <w:r w:rsidR="00FC2F00">
          <w:t>sensor parameters</w:t>
        </w:r>
      </w:ins>
      <w:r w:rsidR="00030833">
        <w:t>.</w:t>
      </w:r>
    </w:p>
    <w:p w14:paraId="69F3EE2E" w14:textId="5ACFE209" w:rsidR="00FC2F00" w:rsidRDefault="00F20D87" w:rsidP="00A14B14">
      <w:pPr>
        <w:rPr>
          <w:ins w:id="52" w:author="Runkel, Dave (GE Gas Power)" w:date="2023-05-03T11:13:00Z"/>
        </w:rPr>
      </w:pPr>
      <w:ins w:id="53" w:author="Runkel, Dave (GE Gas Power)" w:date="2023-05-03T11:12:00Z">
        <w:r>
          <w:t xml:space="preserve">The Dark Referencing of a sensor is part of the required operation prior to tool </w:t>
        </w:r>
        <w:proofErr w:type="spellStart"/>
        <w:r>
          <w:t>useage</w:t>
        </w:r>
        <w:proofErr w:type="spellEnd"/>
        <w:r>
          <w:t xml:space="preserve">. Dark referencing </w:t>
        </w:r>
      </w:ins>
      <w:proofErr w:type="spellStart"/>
      <w:ins w:id="54" w:author="McManus, Kelly (GE Gas Power)" w:date="2023-05-16T10:18:00Z">
        <w:r w:rsidR="00FE2725">
          <w:t>no</w:t>
        </w:r>
      </w:ins>
      <w:ins w:id="55" w:author="Runkel, Dave (GE Gas Power)" w:date="2023-05-05T15:01:00Z">
        <w:r w:rsidR="0036237B">
          <w:t>compensates</w:t>
        </w:r>
        <w:proofErr w:type="spellEnd"/>
        <w:r w:rsidR="0036237B">
          <w:t xml:space="preserve"> the system for signal noise, </w:t>
        </w:r>
      </w:ins>
      <w:ins w:id="56" w:author="Runkel, Dave (GE Gas Power)" w:date="2023-05-03T11:12:00Z">
        <w:r>
          <w:t>to enab</w:t>
        </w:r>
      </w:ins>
      <w:ins w:id="57" w:author="Runkel, Dave (GE Gas Power)" w:date="2023-05-03T11:13:00Z">
        <w:r>
          <w:t>le an accurate frame of reference.</w:t>
        </w:r>
      </w:ins>
    </w:p>
    <w:p w14:paraId="5B0AE735" w14:textId="3D710FF1" w:rsidR="00F20D87" w:rsidRDefault="00F20D87" w:rsidP="00A14B14">
      <w:ins w:id="58" w:author="Runkel, Dave (GE Gas Power)" w:date="2023-05-03T11:13:00Z">
        <w:r>
          <w:t xml:space="preserve">The sensor operability check </w:t>
        </w:r>
        <w:proofErr w:type="gramStart"/>
        <w:r>
          <w:t>is performed</w:t>
        </w:r>
        <w:proofErr w:type="gramEnd"/>
        <w:r>
          <w:t xml:space="preserve"> in the field to verify that the sensor is reading as expected. This </w:t>
        </w:r>
        <w:proofErr w:type="gramStart"/>
        <w:r>
          <w:t>is accomplished</w:t>
        </w:r>
        <w:proofErr w:type="gramEnd"/>
        <w:r>
          <w:t xml:space="preserve"> by stacking the </w:t>
        </w:r>
        <w:commentRangeStart w:id="59"/>
        <w:commentRangeStart w:id="60"/>
        <w:r>
          <w:t>tolerances</w:t>
        </w:r>
      </w:ins>
      <w:commentRangeEnd w:id="59"/>
      <w:ins w:id="61" w:author="Runkel, Dave (GE Gas Power)" w:date="2023-05-05T15:01:00Z">
        <w:r w:rsidR="0036237B">
          <w:rPr>
            <w:rStyle w:val="CommentReference"/>
          </w:rPr>
          <w:commentReference w:id="59"/>
        </w:r>
        <w:commentRangeEnd w:id="60"/>
        <w:r w:rsidR="0036237B">
          <w:rPr>
            <w:rStyle w:val="CommentReference"/>
          </w:rPr>
          <w:commentReference w:id="60"/>
        </w:r>
      </w:ins>
      <w:ins w:id="62" w:author="Runkel, Dave (GE Gas Power)" w:date="2023-05-03T11:13:00Z">
        <w:r>
          <w:t xml:space="preserve"> </w:t>
        </w:r>
      </w:ins>
      <w:ins w:id="63" w:author="Runkel, Dave (GE Gas Power)" w:date="2023-05-03T13:04:00Z">
        <w:r w:rsidR="008D1851">
          <w:t>around the Sensor length, Start of</w:t>
        </w:r>
      </w:ins>
      <w:ins w:id="64" w:author="Runkel, Dave (GE Gas Power)" w:date="2023-05-03T13:05:00Z">
        <w:r w:rsidR="008D1851">
          <w:t xml:space="preserve"> Measuring Range, and op check fixture height. The app collects data</w:t>
        </w:r>
      </w:ins>
      <w:ins w:id="65" w:author="Runkel, Dave (GE Gas Power)" w:date="2023-05-03T13:06:00Z">
        <w:r w:rsidR="008D1851">
          <w:t xml:space="preserve"> with the sensor in the fixture</w:t>
        </w:r>
      </w:ins>
      <w:ins w:id="66" w:author="Runkel, Dave (GE Gas Power)" w:date="2023-05-03T13:07:00Z">
        <w:r w:rsidR="008D1851">
          <w:t>,</w:t>
        </w:r>
      </w:ins>
      <w:ins w:id="67" w:author="Runkel, Dave (GE Gas Power)" w:date="2023-05-03T13:05:00Z">
        <w:r w:rsidR="008D1851">
          <w:t xml:space="preserve"> </w:t>
        </w:r>
      </w:ins>
      <w:ins w:id="68" w:author="Runkel, Dave (GE Gas Power)" w:date="2023-05-03T13:06:00Z">
        <w:r w:rsidR="008D1851">
          <w:t xml:space="preserve">for a predetermined amount of time and compares the measured displacement </w:t>
        </w:r>
      </w:ins>
      <w:ins w:id="69" w:author="Runkel, Dave (GE Gas Power)" w:date="2023-05-03T13:07:00Z">
        <w:r w:rsidR="008D1851">
          <w:t>to the expected displacement (fixture height – sensor length – start of measuring range = expected dis</w:t>
        </w:r>
      </w:ins>
      <w:ins w:id="70" w:author="Runkel, Dave (GE Gas Power)" w:date="2023-05-03T13:08:00Z">
        <w:r w:rsidR="008D1851">
          <w:t>placement). If the measured displacement deviated from the expected displacement greater than the tolerance stack-up the app notifie</w:t>
        </w:r>
      </w:ins>
      <w:ins w:id="71" w:author="Runkel, Dave (GE Gas Power)" w:date="2023-05-03T13:09:00Z">
        <w:r w:rsidR="008D1851">
          <w:t xml:space="preserve">s the user that the sensor has </w:t>
        </w:r>
        <w:proofErr w:type="gramStart"/>
        <w:r w:rsidR="008D1851">
          <w:t>likely been</w:t>
        </w:r>
        <w:proofErr w:type="gramEnd"/>
        <w:r w:rsidR="008D1851">
          <w:t xml:space="preserve"> compromised and to return the kit to the tool center so the tool center can send the system back to the vendor for re-calibration.</w:t>
        </w:r>
      </w:ins>
    </w:p>
    <w:p w14:paraId="52945D9D" w14:textId="42C332E1" w:rsidR="00311A66" w:rsidRDefault="00311A66" w:rsidP="00311A66">
      <w:pPr>
        <w:pStyle w:val="Heading2"/>
      </w:pPr>
      <w:r>
        <w:t>Measure Turbine:</w:t>
      </w:r>
    </w:p>
    <w:p w14:paraId="5583C3BE" w14:textId="70B7803B" w:rsidR="00311A66" w:rsidRDefault="00311A66" w:rsidP="00311A66">
      <w:r>
        <w:t>When this button is pressed the user is presented with a screen where they enter data related to the specific turbine they will be measuring</w:t>
      </w:r>
      <w:proofErr w:type="gramStart"/>
      <w:r>
        <w:t xml:space="preserve">.  </w:t>
      </w:r>
      <w:proofErr w:type="gramEnd"/>
      <w:r>
        <w:t>The frame size is selected from a drop-down on this page</w:t>
      </w:r>
      <w:proofErr w:type="gramStart"/>
      <w:r>
        <w:t xml:space="preserve">.  </w:t>
      </w:r>
      <w:proofErr w:type="gramEnd"/>
      <w:r>
        <w:t>The supported frame sizes are defined in a JavaScript file (e4pt_config.js)</w:t>
      </w:r>
      <w:proofErr w:type="gramStart"/>
      <w:r>
        <w:t xml:space="preserve">.  </w:t>
      </w:r>
      <w:proofErr w:type="gramEnd"/>
      <w:r>
        <w:t xml:space="preserve">The app loads the configuration file and parses it to </w:t>
      </w:r>
      <w:r w:rsidR="00257343">
        <w:t>determine</w:t>
      </w:r>
      <w:r>
        <w:t xml:space="preserve"> which frames are supported</w:t>
      </w:r>
      <w:proofErr w:type="gramStart"/>
      <w:r>
        <w:t>.</w:t>
      </w:r>
      <w:r w:rsidR="00257343">
        <w:t xml:space="preserve">  </w:t>
      </w:r>
      <w:proofErr w:type="gramEnd"/>
      <w:r w:rsidR="00257343">
        <w:t xml:space="preserve">This information </w:t>
      </w:r>
      <w:proofErr w:type="gramStart"/>
      <w:r w:rsidR="00257343">
        <w:t>is used</w:t>
      </w:r>
      <w:proofErr w:type="gramEnd"/>
      <w:r w:rsidR="00257343">
        <w:t xml:space="preserve"> to populate the drop-down options.</w:t>
      </w:r>
    </w:p>
    <w:p w14:paraId="4ABF4E7F" w14:textId="333E8E66" w:rsidR="00CA029A" w:rsidRDefault="00CA029A" w:rsidP="00311A66">
      <w:r>
        <w:t>Pressing the “Next” button on this page will take the user to a setup page where pre-measurement actions can take place;</w:t>
      </w:r>
      <w:del w:id="72" w:author="Runkel, Dave (GE Gas Power)" w:date="2023-05-03T13:10:00Z">
        <w:r w:rsidDel="008D1851">
          <w:delText xml:space="preserve"> namely mastering</w:delText>
        </w:r>
      </w:del>
      <w:proofErr w:type="gramStart"/>
      <w:r>
        <w:t xml:space="preserve">.  </w:t>
      </w:r>
      <w:proofErr w:type="gramEnd"/>
      <w:r>
        <w:t xml:space="preserve">Pressing the “Collect Data” button on this page will </w:t>
      </w:r>
      <w:del w:id="73" w:author="Runkel, Dave (GE Gas Power)" w:date="2023-05-03T13:15:00Z">
        <w:r w:rsidDel="00BF323D">
          <w:delText>take the user to a page which is formatted for the collection of data specific to this frame</w:delText>
        </w:r>
      </w:del>
      <w:ins w:id="74" w:author="Runkel, Dave (GE Gas Power)" w:date="2023-05-03T13:15:00Z">
        <w:r w:rsidR="00BF323D">
          <w:t>instruct the app to start collecting the data supplied by the controller</w:t>
        </w:r>
      </w:ins>
      <w:r>
        <w:t>.</w:t>
      </w:r>
      <w:r w:rsidR="002805A3">
        <w:t xml:space="preserve">  The number of stages as well as the positions for each stage appear in tabular form</w:t>
      </w:r>
      <w:proofErr w:type="gramStart"/>
      <w:r w:rsidR="002805A3">
        <w:t xml:space="preserve">.  </w:t>
      </w:r>
      <w:proofErr w:type="gramEnd"/>
      <w:r w:rsidR="002805A3">
        <w:t xml:space="preserve">This data </w:t>
      </w:r>
      <w:proofErr w:type="gramStart"/>
      <w:r w:rsidR="002805A3">
        <w:t>is also parsed</w:t>
      </w:r>
      <w:proofErr w:type="gramEnd"/>
      <w:r w:rsidR="002805A3">
        <w:t xml:space="preserve"> from the e4pt_config.js file.</w:t>
      </w:r>
    </w:p>
    <w:p w14:paraId="6A454A75" w14:textId="147340C1" w:rsidR="004510BD" w:rsidRDefault="004510BD" w:rsidP="004510BD">
      <w:pPr>
        <w:pStyle w:val="Heading2"/>
      </w:pPr>
      <w:r>
        <w:t>Open Local:</w:t>
      </w:r>
    </w:p>
    <w:p w14:paraId="2487DCAB" w14:textId="2ECEBB86" w:rsidR="004510BD" w:rsidRDefault="004510BD" w:rsidP="004510BD">
      <w:pPr>
        <w:rPr>
          <w:ins w:id="75" w:author="Runkel, Dave (GE Gas Power)" w:date="2023-05-03T13:16:00Z"/>
        </w:rPr>
      </w:pPr>
      <w:r>
        <w:t>This menu option presents the user with a table of entries for which data has already been collected</w:t>
      </w:r>
      <w:proofErr w:type="gramStart"/>
      <w:r>
        <w:t xml:space="preserve">.  </w:t>
      </w:r>
      <w:proofErr w:type="gramEnd"/>
      <w:r>
        <w:t xml:space="preserve">Selecting any row from the table will cause any information collected for the selected frame to </w:t>
      </w:r>
      <w:proofErr w:type="gramStart"/>
      <w:r>
        <w:t>be loaded</w:t>
      </w:r>
      <w:proofErr w:type="gramEnd"/>
      <w:r>
        <w:t>.</w:t>
      </w:r>
    </w:p>
    <w:p w14:paraId="0F2374A5" w14:textId="55F0F16E" w:rsidR="00BF323D" w:rsidRDefault="00BF323D" w:rsidP="00BF323D">
      <w:pPr>
        <w:pStyle w:val="Heading2"/>
        <w:rPr>
          <w:ins w:id="76" w:author="Runkel, Dave (GE Gas Power)" w:date="2023-05-03T13:16:00Z"/>
        </w:rPr>
      </w:pPr>
      <w:ins w:id="77" w:author="Runkel, Dave (GE Gas Power)" w:date="2023-05-03T13:16:00Z">
        <w:r>
          <w:t>Open Archive:</w:t>
        </w:r>
      </w:ins>
    </w:p>
    <w:p w14:paraId="5E3E9A1B" w14:textId="6B11FAAD" w:rsidR="00BF323D" w:rsidRDefault="00BF323D" w:rsidP="00BF323D">
      <w:pPr>
        <w:rPr>
          <w:ins w:id="78" w:author="Runkel, Dave (GE Gas Power)" w:date="2023-05-03T13:16:00Z"/>
        </w:rPr>
      </w:pPr>
      <w:ins w:id="79" w:author="Runkel, Dave (GE Gas Power)" w:date="2023-05-03T13:16:00Z">
        <w:r>
          <w:t xml:space="preserve">This menu option presents the user with a table of entries for which data has already been </w:t>
        </w:r>
        <w:proofErr w:type="gramStart"/>
        <w:r>
          <w:t>collected</w:t>
        </w:r>
      </w:ins>
      <w:ins w:id="80" w:author="Runkel, Dave (GE Gas Power)" w:date="2023-05-03T13:17:00Z">
        <w:r>
          <w:t xml:space="preserve">  but</w:t>
        </w:r>
        <w:proofErr w:type="gramEnd"/>
        <w:r>
          <w:t xml:space="preserve"> has been placed in an inactive archive</w:t>
        </w:r>
      </w:ins>
      <w:ins w:id="81" w:author="Runkel, Dave (GE Gas Power)" w:date="2023-05-03T13:16:00Z">
        <w:r>
          <w:t xml:space="preserve">.  Selecting any row from the table will cause any information collected for the selected frame to </w:t>
        </w:r>
        <w:proofErr w:type="gramStart"/>
        <w:r>
          <w:t>be loaded</w:t>
        </w:r>
        <w:proofErr w:type="gramEnd"/>
        <w:r>
          <w:t>.</w:t>
        </w:r>
      </w:ins>
    </w:p>
    <w:p w14:paraId="4BFCDE6B" w14:textId="77777777" w:rsidR="00BF323D" w:rsidRDefault="00BF323D" w:rsidP="004510BD"/>
    <w:p w14:paraId="55F69B04" w14:textId="46EA7466" w:rsidR="00717648" w:rsidRDefault="00717648" w:rsidP="00717648">
      <w:pPr>
        <w:pStyle w:val="Heading2"/>
      </w:pPr>
      <w:r>
        <w:lastRenderedPageBreak/>
        <w:t>Get Data:</w:t>
      </w:r>
    </w:p>
    <w:p w14:paraId="2B804433" w14:textId="22594945" w:rsidR="00717648" w:rsidRDefault="00717648" w:rsidP="00717648">
      <w:r>
        <w:t>Pressing this button will present the user with a prompt to enter the number of seconds of data that should be collected</w:t>
      </w:r>
      <w:proofErr w:type="gramStart"/>
      <w:r>
        <w:t xml:space="preserve">.  </w:t>
      </w:r>
      <w:proofErr w:type="gramEnd"/>
      <w:r>
        <w:t>Data collections should be kept as short as possible to avoid overwhelming the iOS device with data</w:t>
      </w:r>
      <w:ins w:id="82" w:author="Runkel, Dave (GE Gas Power)" w:date="2023-05-03T13:17:00Z">
        <w:r w:rsidR="00BF323D">
          <w:t>, typically around 3 seconds</w:t>
        </w:r>
      </w:ins>
      <w:proofErr w:type="gramStart"/>
      <w:r>
        <w:t>.</w:t>
      </w:r>
      <w:r w:rsidR="00C20CAC">
        <w:t xml:space="preserve">  </w:t>
      </w:r>
      <w:proofErr w:type="gramEnd"/>
      <w:r w:rsidR="00C20CAC">
        <w:t>After the data is collected, it is plotted on the screen</w:t>
      </w:r>
      <w:proofErr w:type="gramStart"/>
      <w:r w:rsidR="009101CF">
        <w:t xml:space="preserve">.  </w:t>
      </w:r>
      <w:proofErr w:type="gramEnd"/>
      <w:r w:rsidR="009101CF">
        <w:t>The plot is interactive.</w:t>
      </w:r>
      <w:ins w:id="83" w:author="Runkel, Dave (GE Gas Power)" w:date="2023-05-03T13:17:00Z">
        <w:r w:rsidR="00BF323D">
          <w:t xml:space="preserve"> The purpose of this function is </w:t>
        </w:r>
        <w:proofErr w:type="gramStart"/>
        <w:r w:rsidR="00BF323D">
          <w:t>l</w:t>
        </w:r>
      </w:ins>
      <w:ins w:id="84" w:author="Runkel, Dave (GE Gas Power)" w:date="2023-05-03T13:18:00Z">
        <w:r w:rsidR="00BF323D">
          <w:t>argely troubleshooting</w:t>
        </w:r>
        <w:proofErr w:type="gramEnd"/>
        <w:r w:rsidR="00BF323D">
          <w:t xml:space="preserve"> and is not used in data collection for Gas Turbines.</w:t>
        </w:r>
      </w:ins>
    </w:p>
    <w:p w14:paraId="4EDDACCC" w14:textId="769AC241" w:rsidR="009157C2" w:rsidRDefault="009157C2" w:rsidP="009157C2">
      <w:pPr>
        <w:pStyle w:val="Heading2"/>
      </w:pPr>
      <w:r>
        <w:t>Export Data:</w:t>
      </w:r>
    </w:p>
    <w:p w14:paraId="2A1B38B7" w14:textId="087153D5" w:rsidR="009157C2" w:rsidRDefault="009157C2" w:rsidP="009157C2">
      <w:r>
        <w:t>Pressing this button will present the user with a screen containing a table listing CSV data files</w:t>
      </w:r>
      <w:ins w:id="85" w:author="Runkel, Dave (GE Gas Power)" w:date="2023-05-03T13:18:00Z">
        <w:r w:rsidR="00BF323D">
          <w:t xml:space="preserve"> and plots</w:t>
        </w:r>
      </w:ins>
      <w:proofErr w:type="gramStart"/>
      <w:r>
        <w:t xml:space="preserve">.  </w:t>
      </w:r>
      <w:proofErr w:type="gramEnd"/>
      <w:r>
        <w:t>These files represent all data that has been collected using the “Get Data” button above</w:t>
      </w:r>
      <w:proofErr w:type="gramStart"/>
      <w:r>
        <w:t xml:space="preserve">.  </w:t>
      </w:r>
      <w:proofErr w:type="gramEnd"/>
      <w:r>
        <w:t>These files do not include data collected when going through the “Measure Turbine” or “Open Local” path</w:t>
      </w:r>
      <w:proofErr w:type="gramStart"/>
      <w:r>
        <w:t>.</w:t>
      </w:r>
      <w:r w:rsidR="008F1394">
        <w:t xml:space="preserve">  </w:t>
      </w:r>
      <w:proofErr w:type="gramEnd"/>
      <w:r w:rsidR="008F1394">
        <w:t>A user can select one or more files and press the “Export” button</w:t>
      </w:r>
      <w:proofErr w:type="gramStart"/>
      <w:r w:rsidR="008F1394">
        <w:t xml:space="preserve">.  </w:t>
      </w:r>
      <w:proofErr w:type="gramEnd"/>
      <w:r w:rsidR="008F1394">
        <w:t>This will present the user with a prompt to selected either email or a Box folder for file export.</w:t>
      </w:r>
    </w:p>
    <w:p w14:paraId="081EFB39" w14:textId="13ADD696" w:rsidR="008F1394" w:rsidRDefault="008F1394" w:rsidP="009157C2">
      <w:r>
        <w:t xml:space="preserve">Note: </w:t>
      </w:r>
      <w:proofErr w:type="gramStart"/>
      <w:r>
        <w:t>In order to</w:t>
      </w:r>
      <w:proofErr w:type="gramEnd"/>
      <w:r>
        <w:t xml:space="preserve"> export files to GE Box folders, the Box for EMM app must be installed on the iOS device. The app must be installed from the GE App store</w:t>
      </w:r>
      <w:proofErr w:type="gramStart"/>
      <w:r>
        <w:t xml:space="preserve">.  </w:t>
      </w:r>
      <w:proofErr w:type="gramEnd"/>
      <w:r>
        <w:t>A user must be logged into Box app to have access to Box</w:t>
      </w:r>
      <w:proofErr w:type="gramStart"/>
      <w:r>
        <w:t xml:space="preserve">.  </w:t>
      </w:r>
      <w:proofErr w:type="gramEnd"/>
      <w:r>
        <w:t>The files and folders accessible from the e-4Pt app will be those of the user logged into the Box app.</w:t>
      </w:r>
    </w:p>
    <w:p w14:paraId="707B2F3C" w14:textId="1188FE40" w:rsidR="005D5D21" w:rsidRDefault="005D5D21" w:rsidP="005D5D21">
      <w:pPr>
        <w:pStyle w:val="Heading2"/>
      </w:pPr>
      <w:r>
        <w:t>Data Collection Page:</w:t>
      </w:r>
    </w:p>
    <w:p w14:paraId="14880582" w14:textId="5FE185BF" w:rsidR="005D5D21" w:rsidRDefault="005D5D21" w:rsidP="005D5D21">
      <w:r>
        <w:t>This page is formatted for the collection of data specific to the selected frame</w:t>
      </w:r>
      <w:proofErr w:type="gramStart"/>
      <w:r>
        <w:t xml:space="preserve">.  </w:t>
      </w:r>
      <w:proofErr w:type="gramEnd"/>
      <w:r>
        <w:t>There are five buttons at the bottom of this page.</w:t>
      </w:r>
    </w:p>
    <w:p w14:paraId="1EA4A7BE" w14:textId="47FC7B35" w:rsidR="00921FD8" w:rsidRDefault="005D5D21" w:rsidP="00321CCE">
      <w:pPr>
        <w:ind w:left="720"/>
      </w:pPr>
      <w:del w:id="86" w:author="Runkel, Dave (GE Gas Power)" w:date="2023-05-03T13:19:00Z">
        <w:r w:rsidRPr="005D5D21" w:rsidDel="00BF323D">
          <w:rPr>
            <w:rStyle w:val="Heading3Char"/>
          </w:rPr>
          <w:delText>Go!</w:delText>
        </w:r>
      </w:del>
      <w:ins w:id="87" w:author="Runkel, Dave (GE Gas Power)" w:date="2023-05-03T13:19:00Z">
        <w:r w:rsidR="00BF323D">
          <w:rPr>
            <w:rStyle w:val="Heading3Char"/>
          </w:rPr>
          <w:t xml:space="preserve"> Collect</w:t>
        </w:r>
      </w:ins>
      <w:r w:rsidRPr="005D5D21">
        <w:rPr>
          <w:rStyle w:val="Heading3Char"/>
        </w:rPr>
        <w:t>:</w:t>
      </w:r>
      <w:r>
        <w:t xml:space="preserve"> </w:t>
      </w:r>
      <w:del w:id="88" w:author="Runkel, Dave (GE Gas Power)" w:date="2023-05-03T13:19:00Z">
        <w:r w:rsidDel="00BF323D">
          <w:delText>This button provides a prompt for the user to enter the RPM of the rotor.  When the RPM are entered, the software will perform calculations to compute the proper sampling rate and intensity threshold to use for data collection.  The code will target 4 points per blade tip when making these calculations</w:delText>
        </w:r>
      </w:del>
      <w:ins w:id="89" w:author="Runkel, Dave (GE Gas Power)" w:date="2023-05-03T13:19:00Z">
        <w:r w:rsidR="00BF323D">
          <w:t>When pr</w:t>
        </w:r>
      </w:ins>
      <w:ins w:id="90" w:author="Runkel, Dave (GE Gas Power)" w:date="2023-05-03T13:20:00Z">
        <w:r w:rsidR="00BF323D">
          <w:t xml:space="preserve">essed this button checks to ensure the appropriate stage and location casing thickness is entered, the spacer thickness is presented to the user, and an RPM is entered. The app will then calculate a </w:t>
        </w:r>
      </w:ins>
      <w:ins w:id="91" w:author="Runkel, Dave (GE Gas Power)" w:date="2023-05-03T13:21:00Z">
        <w:r w:rsidR="00BF323D">
          <w:t>measurement rate and sample frequency for the given stage and RPM. The app will then allow data collection</w:t>
        </w:r>
      </w:ins>
      <w:r>
        <w:t>.</w:t>
      </w:r>
    </w:p>
    <w:p w14:paraId="69D4D4CA" w14:textId="662A7AD6" w:rsidR="005D5D21" w:rsidRDefault="00921FD8" w:rsidP="00321CCE">
      <w:pPr>
        <w:ind w:left="720"/>
      </w:pPr>
      <w:r w:rsidRPr="00921FD8">
        <w:rPr>
          <w:rStyle w:val="Heading3Char"/>
        </w:rPr>
        <w:t>Reset:</w:t>
      </w:r>
      <w:r>
        <w:t xml:space="preserve"> This button will clear all values on the page.</w:t>
      </w:r>
      <w:r w:rsidR="005D5D21">
        <w:t xml:space="preserve"> </w:t>
      </w:r>
    </w:p>
    <w:p w14:paraId="06B75A0F" w14:textId="257AFA6A" w:rsidR="00921FD8" w:rsidRDefault="00921FD8" w:rsidP="00321CCE">
      <w:pPr>
        <w:ind w:left="720"/>
      </w:pPr>
      <w:r w:rsidRPr="00321CCE">
        <w:rPr>
          <w:rStyle w:val="Heading3Char"/>
        </w:rPr>
        <w:t>Report:</w:t>
      </w:r>
      <w:r>
        <w:t xml:space="preserve"> This button will create a customer report in PDF format</w:t>
      </w:r>
      <w:proofErr w:type="gramStart"/>
      <w:r>
        <w:t xml:space="preserve">.  </w:t>
      </w:r>
      <w:proofErr w:type="gramEnd"/>
      <w:r>
        <w:t xml:space="preserve">A prompt will appear for the user to indicate if the report should </w:t>
      </w:r>
      <w:proofErr w:type="gramStart"/>
      <w:r>
        <w:t>be emailed</w:t>
      </w:r>
      <w:proofErr w:type="gramEnd"/>
      <w:r>
        <w:t xml:space="preserve"> or copied to a box folder.</w:t>
      </w:r>
    </w:p>
    <w:p w14:paraId="5FDC722B" w14:textId="5C02D039" w:rsidR="00921FD8" w:rsidRDefault="00921FD8" w:rsidP="00321CCE">
      <w:pPr>
        <w:ind w:left="720"/>
      </w:pPr>
      <w:r w:rsidRPr="00321CCE">
        <w:rPr>
          <w:rStyle w:val="Heading3Char"/>
        </w:rPr>
        <w:t>Export:</w:t>
      </w:r>
      <w:r>
        <w:t xml:space="preserve"> This button will </w:t>
      </w:r>
      <w:r w:rsidR="00321CCE">
        <w:t>present the user with a table showing data files that have been collected for this turbine entry</w:t>
      </w:r>
      <w:proofErr w:type="gramStart"/>
      <w:r w:rsidR="00321CCE">
        <w:t xml:space="preserve">.  </w:t>
      </w:r>
      <w:proofErr w:type="gramEnd"/>
      <w:r w:rsidR="00321CCE">
        <w:t>The user may select one or more files to email or copy to a Box folder</w:t>
      </w:r>
      <w:proofErr w:type="gramStart"/>
      <w:r w:rsidR="00321CCE">
        <w:t xml:space="preserve">.  </w:t>
      </w:r>
      <w:proofErr w:type="gramEnd"/>
      <w:r w:rsidR="00321CCE">
        <w:t>Files include CSV files containing raw data, details files containing statistics on data collected for each stage and position, and customer reports (PDF files).</w:t>
      </w:r>
    </w:p>
    <w:p w14:paraId="72FB0EEB" w14:textId="29E92CC0" w:rsidR="00321CCE" w:rsidRDefault="00321CCE" w:rsidP="00321CCE">
      <w:pPr>
        <w:ind w:left="720"/>
        <w:rPr>
          <w:ins w:id="92" w:author="Runkel, Dave (GE Gas Power)" w:date="2023-05-03T13:22:00Z"/>
        </w:rPr>
      </w:pPr>
      <w:bookmarkStart w:id="93" w:name="OLE_LINK1"/>
      <w:r w:rsidRPr="00321CCE">
        <w:rPr>
          <w:rStyle w:val="Heading3Char"/>
        </w:rPr>
        <w:t>Details:</w:t>
      </w:r>
      <w:r>
        <w:t xml:space="preserve">  This button will present the user with a table containing statistics for each stage and position measured</w:t>
      </w:r>
      <w:proofErr w:type="gramStart"/>
      <w:r>
        <w:t xml:space="preserve">.  </w:t>
      </w:r>
      <w:proofErr w:type="gramEnd"/>
      <w:r>
        <w:t xml:space="preserve">Each entry will contain the clearance computed for each stage and position as well as the maximum clearance, minimum clearance, median </w:t>
      </w:r>
      <w:proofErr w:type="gramStart"/>
      <w:r>
        <w:t>clearance</w:t>
      </w:r>
      <w:proofErr w:type="gramEnd"/>
      <w:r>
        <w:t xml:space="preserve"> and standard </w:t>
      </w:r>
      <w:r>
        <w:lastRenderedPageBreak/>
        <w:t xml:space="preserve">deviation of the clearance over all blades.  On this page is an “Export” button that will allow the table to </w:t>
      </w:r>
      <w:proofErr w:type="gramStart"/>
      <w:r>
        <w:t>be exported</w:t>
      </w:r>
      <w:proofErr w:type="gramEnd"/>
      <w:r>
        <w:t xml:space="preserve"> as a CSV file and either emailed or copied to a Box folder</w:t>
      </w:r>
      <w:bookmarkEnd w:id="93"/>
      <w:r>
        <w:t>.</w:t>
      </w:r>
    </w:p>
    <w:p w14:paraId="71669DFC" w14:textId="31CEB28B" w:rsidR="00BF323D" w:rsidRDefault="00BF323D" w:rsidP="00321CCE">
      <w:pPr>
        <w:ind w:left="720"/>
        <w:rPr>
          <w:ins w:id="94" w:author="Runkel, Dave (GE Gas Power)" w:date="2023-05-03T13:23:00Z"/>
          <w:rStyle w:val="Heading3Char"/>
        </w:rPr>
      </w:pPr>
      <w:ins w:id="95" w:author="Runkel, Dave (GE Gas Power)" w:date="2023-05-03T13:22:00Z">
        <w:r>
          <w:rPr>
            <w:rStyle w:val="Heading3Char"/>
          </w:rPr>
          <w:t xml:space="preserve">Override: </w:t>
        </w:r>
        <w:r w:rsidRPr="00CA1FF7">
          <w:rPr>
            <w:rPrChange w:id="96" w:author="McManus, Kelly (GE Gas Power)" w:date="2023-05-16T14:03:00Z">
              <w:rPr>
                <w:rStyle w:val="Heading3Char"/>
              </w:rPr>
            </w:rPrChange>
          </w:rPr>
          <w:t xml:space="preserve">This button will allow the user to override a collected data value with a manually entered value, but requires </w:t>
        </w:r>
      </w:ins>
      <w:ins w:id="97" w:author="Runkel, Dave (GE Gas Power)" w:date="2023-05-03T13:23:00Z">
        <w:r w:rsidRPr="00CA1FF7">
          <w:rPr>
            <w:rPrChange w:id="98" w:author="McManus, Kelly (GE Gas Power)" w:date="2023-05-16T14:03:00Z">
              <w:rPr>
                <w:rStyle w:val="Heading3Char"/>
              </w:rPr>
            </w:rPrChange>
          </w:rPr>
          <w:t xml:space="preserve">the user SSO and a notification that the user </w:t>
        </w:r>
        <w:proofErr w:type="gramStart"/>
        <w:r w:rsidRPr="00CA1FF7">
          <w:rPr>
            <w:rPrChange w:id="99" w:author="McManus, Kelly (GE Gas Power)" w:date="2023-05-16T14:03:00Z">
              <w:rPr>
                <w:rStyle w:val="Heading3Char"/>
              </w:rPr>
            </w:rPrChange>
          </w:rPr>
          <w:t>is required</w:t>
        </w:r>
        <w:proofErr w:type="gramEnd"/>
        <w:r w:rsidRPr="00CA1FF7">
          <w:rPr>
            <w:rPrChange w:id="100" w:author="McManus, Kelly (GE Gas Power)" w:date="2023-05-16T14:03:00Z">
              <w:rPr>
                <w:rStyle w:val="Heading3Char"/>
              </w:rPr>
            </w:rPrChange>
          </w:rPr>
          <w:t xml:space="preserve"> to input a PAC case for the individual override.</w:t>
        </w:r>
      </w:ins>
    </w:p>
    <w:p w14:paraId="61A43E1C" w14:textId="3DB3FDB4" w:rsidR="00BF323D" w:rsidRDefault="00BF323D" w:rsidP="00321CCE">
      <w:pPr>
        <w:ind w:left="720"/>
        <w:rPr>
          <w:ins w:id="101" w:author="Runkel, Dave (GE Gas Power)" w:date="2023-05-03T13:24:00Z"/>
        </w:rPr>
      </w:pPr>
      <w:ins w:id="102" w:author="Runkel, Dave (GE Gas Power)" w:date="2023-05-03T13:23:00Z">
        <w:r>
          <w:rPr>
            <w:rStyle w:val="Heading3Char"/>
          </w:rPr>
          <w:t>Edit:</w:t>
        </w:r>
        <w:r>
          <w:t xml:space="preserve">  This allows the user to edit information such as serial number, operator,</w:t>
        </w:r>
      </w:ins>
      <w:ins w:id="103" w:author="Runkel, Dave (GE Gas Power)" w:date="2023-05-03T13:24:00Z">
        <w:r>
          <w:t xml:space="preserve"> Frame, Customer, Site, and units. It provides a warning </w:t>
        </w:r>
        <w:r w:rsidR="00A024D3">
          <w:t>that changing the frame will erase existing data.</w:t>
        </w:r>
      </w:ins>
    </w:p>
    <w:p w14:paraId="3D18BCC1" w14:textId="616439D7" w:rsidR="00A024D3" w:rsidRDefault="00A024D3" w:rsidP="00321CCE">
      <w:pPr>
        <w:ind w:left="720"/>
        <w:rPr>
          <w:ins w:id="104" w:author="Runkel, Dave (GE Gas Power)" w:date="2023-05-03T13:26:00Z"/>
        </w:rPr>
      </w:pPr>
      <w:ins w:id="105" w:author="Runkel, Dave (GE Gas Power)" w:date="2023-05-03T13:24:00Z">
        <w:r>
          <w:rPr>
            <w:rStyle w:val="Heading3Char"/>
          </w:rPr>
          <w:t>Measure</w:t>
        </w:r>
      </w:ins>
      <w:ins w:id="106" w:author="Runkel, Dave (GE Gas Power)" w:date="2023-05-03T13:25:00Z">
        <w:r>
          <w:rPr>
            <w:rStyle w:val="Heading3Char"/>
          </w:rPr>
          <w:t xml:space="preserve">ment Locations: </w:t>
        </w:r>
      </w:ins>
      <w:ins w:id="107" w:author="Runkel, Dave (GE Gas Power)" w:date="2023-05-03T13:24:00Z">
        <w:r>
          <w:t xml:space="preserve">  </w:t>
        </w:r>
      </w:ins>
      <w:ins w:id="108" w:author="Runkel, Dave (GE Gas Power)" w:date="2023-05-03T13:25:00Z">
        <w:r>
          <w:t xml:space="preserve">This provides a </w:t>
        </w:r>
        <w:proofErr w:type="spellStart"/>
        <w:r>
          <w:t>pictoral</w:t>
        </w:r>
        <w:proofErr w:type="spellEnd"/>
        <w:r>
          <w:t xml:space="preserve"> reference to the user showing the approximate locations for compressor measurement using the frame specific Centerline drawing</w:t>
        </w:r>
      </w:ins>
    </w:p>
    <w:p w14:paraId="5D0BD94D" w14:textId="0D0570CB" w:rsidR="00A024D3" w:rsidRPr="005D5D21" w:rsidRDefault="00A024D3" w:rsidP="00321CCE">
      <w:pPr>
        <w:ind w:left="720"/>
      </w:pPr>
      <w:ins w:id="109" w:author="Runkel, Dave (GE Gas Power)" w:date="2023-05-03T13:26:00Z">
        <w:r>
          <w:rPr>
            <w:rStyle w:val="Heading3Char"/>
          </w:rPr>
          <w:t>Calculate RPM:</w:t>
        </w:r>
        <w:r>
          <w:t xml:space="preserve">  This button collects data for 60 seconds and measures the number of airfoils present. It then compares that number to the expected number of airfoils in the </w:t>
        </w:r>
      </w:ins>
      <w:ins w:id="110" w:author="Runkel, Dave (GE Gas Power)" w:date="2023-05-03T13:27:00Z">
        <w:r>
          <w:t>selected stage and performs a ratio calculation to determine the actual RPM.</w:t>
        </w:r>
      </w:ins>
    </w:p>
    <w:p w14:paraId="45763E0B" w14:textId="5B1FB53E" w:rsidR="00717648" w:rsidRDefault="00717648" w:rsidP="00717648"/>
    <w:p w14:paraId="4642C920" w14:textId="376D89C2" w:rsidR="0040393C" w:rsidRDefault="006307AE" w:rsidP="0047193F">
      <w:pPr>
        <w:pStyle w:val="Heading2"/>
      </w:pPr>
      <w:r>
        <w:t>Software Documentation:</w:t>
      </w:r>
    </w:p>
    <w:p w14:paraId="6560235D" w14:textId="11037230" w:rsidR="0003781A" w:rsidRDefault="006307AE" w:rsidP="0003781A">
      <w:r>
        <w:t>The software is comprised primarily of the following files:</w:t>
      </w:r>
    </w:p>
    <w:tbl>
      <w:tblPr>
        <w:tblStyle w:val="GridTable1Light-Accent5"/>
        <w:tblW w:w="0" w:type="auto"/>
        <w:tblLook w:val="04A0" w:firstRow="1" w:lastRow="0" w:firstColumn="1" w:lastColumn="0" w:noHBand="0" w:noVBand="1"/>
        <w:tblPrChange w:id="111" w:author="Katlic, Peter (GE Research, US)" w:date="2023-05-15T13:05:00Z">
          <w:tblPr>
            <w:tblStyle w:val="GridTable1Light-Accent5"/>
            <w:tblW w:w="0" w:type="auto"/>
            <w:tblLook w:val="04A0" w:firstRow="1" w:lastRow="0" w:firstColumn="1" w:lastColumn="0" w:noHBand="0" w:noVBand="1"/>
          </w:tblPr>
        </w:tblPrChange>
      </w:tblPr>
      <w:tblGrid>
        <w:gridCol w:w="4814"/>
        <w:gridCol w:w="4536"/>
        <w:tblGridChange w:id="112">
          <w:tblGrid>
            <w:gridCol w:w="4814"/>
            <w:gridCol w:w="4536"/>
          </w:tblGrid>
        </w:tblGridChange>
      </w:tblGrid>
      <w:tr w:rsidR="0003781A" w14:paraId="74800C26" w14:textId="77777777" w:rsidTr="00F55C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Change w:id="113" w:author="Katlic, Peter (GE Research, US)" w:date="2023-05-15T13:05:00Z">
              <w:tcPr>
                <w:tcW w:w="4675" w:type="dxa"/>
              </w:tcPr>
            </w:tcPrChange>
          </w:tcPr>
          <w:p w14:paraId="5D447E7D" w14:textId="5121179C" w:rsidR="0003781A" w:rsidRDefault="0003781A" w:rsidP="0003781A">
            <w:pPr>
              <w:pStyle w:val="Heading3"/>
              <w:jc w:val="center"/>
              <w:outlineLvl w:val="2"/>
              <w:cnfStyle w:val="101000000000" w:firstRow="1" w:lastRow="0" w:firstColumn="1" w:lastColumn="0" w:oddVBand="0" w:evenVBand="0" w:oddHBand="0" w:evenHBand="0" w:firstRowFirstColumn="0" w:firstRowLastColumn="0" w:lastRowFirstColumn="0" w:lastRowLastColumn="0"/>
            </w:pPr>
            <w:r>
              <w:t>File</w:t>
            </w:r>
          </w:p>
        </w:tc>
        <w:tc>
          <w:tcPr>
            <w:tcW w:w="4536" w:type="dxa"/>
            <w:tcPrChange w:id="114" w:author="Katlic, Peter (GE Research, US)" w:date="2023-05-15T13:05:00Z">
              <w:tcPr>
                <w:tcW w:w="4675" w:type="dxa"/>
              </w:tcPr>
            </w:tcPrChange>
          </w:tcPr>
          <w:p w14:paraId="27B56212" w14:textId="6CF88BB2" w:rsidR="0003781A" w:rsidRDefault="0003781A" w:rsidP="0003781A">
            <w:pPr>
              <w:pStyle w:val="Heading3"/>
              <w:jc w:val="center"/>
              <w:outlineLvl w:val="2"/>
              <w:cnfStyle w:val="100000000000" w:firstRow="1" w:lastRow="0" w:firstColumn="0" w:lastColumn="0" w:oddVBand="0" w:evenVBand="0" w:oddHBand="0" w:evenHBand="0" w:firstRowFirstColumn="0" w:firstRowLastColumn="0" w:lastRowFirstColumn="0" w:lastRowLastColumn="0"/>
            </w:pPr>
            <w:r>
              <w:t>Function</w:t>
            </w:r>
          </w:p>
        </w:tc>
      </w:tr>
      <w:tr w:rsidR="0003781A" w14:paraId="733BB4E6" w14:textId="77777777" w:rsidTr="00F55CF6">
        <w:tc>
          <w:tcPr>
            <w:cnfStyle w:val="001000000000" w:firstRow="0" w:lastRow="0" w:firstColumn="1" w:lastColumn="0" w:oddVBand="0" w:evenVBand="0" w:oddHBand="0" w:evenHBand="0" w:firstRowFirstColumn="0" w:firstRowLastColumn="0" w:lastRowFirstColumn="0" w:lastRowLastColumn="0"/>
            <w:tcW w:w="4814" w:type="dxa"/>
            <w:tcPrChange w:id="115" w:author="Katlic, Peter (GE Research, US)" w:date="2023-05-15T13:05:00Z">
              <w:tcPr>
                <w:tcW w:w="4675" w:type="dxa"/>
              </w:tcPr>
            </w:tcPrChange>
          </w:tcPr>
          <w:p w14:paraId="5CB35DF5" w14:textId="3CD6F65F" w:rsidR="0003781A" w:rsidRDefault="0003781A" w:rsidP="0003781A">
            <w:pPr>
              <w:pStyle w:val="NoSpacing"/>
              <w:jc w:val="center"/>
            </w:pPr>
            <w:r>
              <w:t>www/e4Pt.html</w:t>
            </w:r>
          </w:p>
        </w:tc>
        <w:tc>
          <w:tcPr>
            <w:tcW w:w="4536" w:type="dxa"/>
            <w:tcPrChange w:id="116" w:author="Katlic, Peter (GE Research, US)" w:date="2023-05-15T13:05:00Z">
              <w:tcPr>
                <w:tcW w:w="4675" w:type="dxa"/>
              </w:tcPr>
            </w:tcPrChange>
          </w:tcPr>
          <w:p w14:paraId="682875CA" w14:textId="689C1E4E" w:rsidR="0003781A" w:rsidRDefault="0003781A" w:rsidP="006307AE">
            <w:pPr>
              <w:pStyle w:val="NoSpacing"/>
              <w:cnfStyle w:val="000000000000" w:firstRow="0" w:lastRow="0" w:firstColumn="0" w:lastColumn="0" w:oddVBand="0" w:evenVBand="0" w:oddHBand="0" w:evenHBand="0" w:firstRowFirstColumn="0" w:firstRowLastColumn="0" w:lastRowFirstColumn="0" w:lastRowLastColumn="0"/>
            </w:pPr>
            <w:r>
              <w:t>Contains HTML layout of the app.</w:t>
            </w:r>
          </w:p>
        </w:tc>
      </w:tr>
      <w:tr w:rsidR="0003781A" w14:paraId="74CB1C6A" w14:textId="77777777" w:rsidTr="00F55CF6">
        <w:tc>
          <w:tcPr>
            <w:cnfStyle w:val="001000000000" w:firstRow="0" w:lastRow="0" w:firstColumn="1" w:lastColumn="0" w:oddVBand="0" w:evenVBand="0" w:oddHBand="0" w:evenHBand="0" w:firstRowFirstColumn="0" w:firstRowLastColumn="0" w:lastRowFirstColumn="0" w:lastRowLastColumn="0"/>
            <w:tcW w:w="4814" w:type="dxa"/>
            <w:tcPrChange w:id="117" w:author="Katlic, Peter (GE Research, US)" w:date="2023-05-15T13:05:00Z">
              <w:tcPr>
                <w:tcW w:w="4675" w:type="dxa"/>
              </w:tcPr>
            </w:tcPrChange>
          </w:tcPr>
          <w:p w14:paraId="5497D8AF" w14:textId="11657C3E" w:rsidR="0003781A" w:rsidRDefault="0003781A" w:rsidP="0003781A">
            <w:pPr>
              <w:pStyle w:val="NoSpacing"/>
              <w:jc w:val="center"/>
            </w:pPr>
            <w:r>
              <w:t>www/</w:t>
            </w:r>
            <w:proofErr w:type="spellStart"/>
            <w:r>
              <w:t>js</w:t>
            </w:r>
            <w:proofErr w:type="spellEnd"/>
            <w:r>
              <w:t>/e4Pt_app.js</w:t>
            </w:r>
          </w:p>
        </w:tc>
        <w:tc>
          <w:tcPr>
            <w:tcW w:w="4536" w:type="dxa"/>
            <w:tcPrChange w:id="118" w:author="Katlic, Peter (GE Research, US)" w:date="2023-05-15T13:05:00Z">
              <w:tcPr>
                <w:tcW w:w="4675" w:type="dxa"/>
              </w:tcPr>
            </w:tcPrChange>
          </w:tcPr>
          <w:p w14:paraId="60609899" w14:textId="685BFF6A" w:rsidR="0003781A" w:rsidRDefault="0003781A" w:rsidP="006307AE">
            <w:pPr>
              <w:pStyle w:val="NoSpacing"/>
              <w:cnfStyle w:val="000000000000" w:firstRow="0" w:lastRow="0" w:firstColumn="0" w:lastColumn="0" w:oddVBand="0" w:evenVBand="0" w:oddHBand="0" w:evenHBand="0" w:firstRowFirstColumn="0" w:firstRowLastColumn="0" w:lastRowFirstColumn="0" w:lastRowLastColumn="0"/>
            </w:pPr>
            <w:r>
              <w:t>Main JavaScript functions of the app.</w:t>
            </w:r>
          </w:p>
        </w:tc>
      </w:tr>
      <w:tr w:rsidR="0003781A" w14:paraId="4814B70D" w14:textId="77777777" w:rsidTr="00F55CF6">
        <w:tc>
          <w:tcPr>
            <w:cnfStyle w:val="001000000000" w:firstRow="0" w:lastRow="0" w:firstColumn="1" w:lastColumn="0" w:oddVBand="0" w:evenVBand="0" w:oddHBand="0" w:evenHBand="0" w:firstRowFirstColumn="0" w:firstRowLastColumn="0" w:lastRowFirstColumn="0" w:lastRowLastColumn="0"/>
            <w:tcW w:w="4814" w:type="dxa"/>
            <w:tcPrChange w:id="119" w:author="Katlic, Peter (GE Research, US)" w:date="2023-05-15T13:05:00Z">
              <w:tcPr>
                <w:tcW w:w="4675" w:type="dxa"/>
              </w:tcPr>
            </w:tcPrChange>
          </w:tcPr>
          <w:p w14:paraId="2F0E11DC" w14:textId="4BF71436" w:rsidR="0003781A" w:rsidRDefault="0003781A" w:rsidP="0003781A">
            <w:pPr>
              <w:pStyle w:val="NoSpacing"/>
              <w:jc w:val="center"/>
            </w:pPr>
            <w:r>
              <w:t>www/</w:t>
            </w:r>
            <w:proofErr w:type="spellStart"/>
            <w:r>
              <w:t>js</w:t>
            </w:r>
            <w:proofErr w:type="spellEnd"/>
            <w:r>
              <w:t>/e4Ptc_config.js</w:t>
            </w:r>
          </w:p>
        </w:tc>
        <w:tc>
          <w:tcPr>
            <w:tcW w:w="4536" w:type="dxa"/>
            <w:tcPrChange w:id="120" w:author="Katlic, Peter (GE Research, US)" w:date="2023-05-15T13:05:00Z">
              <w:tcPr>
                <w:tcW w:w="4675" w:type="dxa"/>
              </w:tcPr>
            </w:tcPrChange>
          </w:tcPr>
          <w:p w14:paraId="49CFE86F" w14:textId="21853CB8" w:rsidR="0003781A" w:rsidRDefault="0003781A" w:rsidP="006307AE">
            <w:pPr>
              <w:pStyle w:val="NoSpacing"/>
              <w:cnfStyle w:val="000000000000" w:firstRow="0" w:lastRow="0" w:firstColumn="0" w:lastColumn="0" w:oddVBand="0" w:evenVBand="0" w:oddHBand="0" w:evenHBand="0" w:firstRowFirstColumn="0" w:firstRowLastColumn="0" w:lastRowFirstColumn="0" w:lastRowLastColumn="0"/>
            </w:pPr>
            <w:r>
              <w:t xml:space="preserve">Contains data defining </w:t>
            </w:r>
            <w:r w:rsidR="00790460">
              <w:t xml:space="preserve">the </w:t>
            </w:r>
            <w:r>
              <w:t>characteristics of the turbines</w:t>
            </w:r>
            <w:r w:rsidR="00790460">
              <w:t xml:space="preserve"> supported by the app</w:t>
            </w:r>
            <w:r>
              <w:t>.</w:t>
            </w:r>
          </w:p>
        </w:tc>
      </w:tr>
      <w:tr w:rsidR="0003781A" w14:paraId="5D490CEF" w14:textId="77777777" w:rsidTr="00F55CF6">
        <w:tc>
          <w:tcPr>
            <w:cnfStyle w:val="001000000000" w:firstRow="0" w:lastRow="0" w:firstColumn="1" w:lastColumn="0" w:oddVBand="0" w:evenVBand="0" w:oddHBand="0" w:evenHBand="0" w:firstRowFirstColumn="0" w:firstRowLastColumn="0" w:lastRowFirstColumn="0" w:lastRowLastColumn="0"/>
            <w:tcW w:w="4814" w:type="dxa"/>
            <w:tcPrChange w:id="121" w:author="Katlic, Peter (GE Research, US)" w:date="2023-05-15T13:05:00Z">
              <w:tcPr>
                <w:tcW w:w="4675" w:type="dxa"/>
              </w:tcPr>
            </w:tcPrChange>
          </w:tcPr>
          <w:p w14:paraId="5DBF478F" w14:textId="6A80BE14" w:rsidR="0003781A" w:rsidRDefault="0003781A" w:rsidP="0003781A">
            <w:pPr>
              <w:pStyle w:val="NoSpacing"/>
              <w:jc w:val="center"/>
            </w:pPr>
            <w:r>
              <w:t>www/</w:t>
            </w:r>
            <w:proofErr w:type="spellStart"/>
            <w:r>
              <w:t>js</w:t>
            </w:r>
            <w:proofErr w:type="spellEnd"/>
            <w:r>
              <w:t>/report.js</w:t>
            </w:r>
          </w:p>
        </w:tc>
        <w:tc>
          <w:tcPr>
            <w:tcW w:w="4536" w:type="dxa"/>
            <w:tcPrChange w:id="122" w:author="Katlic, Peter (GE Research, US)" w:date="2023-05-15T13:05:00Z">
              <w:tcPr>
                <w:tcW w:w="4675" w:type="dxa"/>
              </w:tcPr>
            </w:tcPrChange>
          </w:tcPr>
          <w:p w14:paraId="0E2930FD" w14:textId="2E568D59" w:rsidR="0003781A" w:rsidRDefault="0003781A" w:rsidP="006307AE">
            <w:pPr>
              <w:pStyle w:val="NoSpacing"/>
              <w:cnfStyle w:val="000000000000" w:firstRow="0" w:lastRow="0" w:firstColumn="0" w:lastColumn="0" w:oddVBand="0" w:evenVBand="0" w:oddHBand="0" w:evenHBand="0" w:firstRowFirstColumn="0" w:firstRowLastColumn="0" w:lastRowFirstColumn="0" w:lastRowLastColumn="0"/>
            </w:pPr>
            <w:r>
              <w:t>Code for creating customer reports.</w:t>
            </w:r>
          </w:p>
        </w:tc>
      </w:tr>
      <w:tr w:rsidR="0003781A" w14:paraId="53DEF551" w14:textId="77777777" w:rsidTr="00F55CF6">
        <w:tc>
          <w:tcPr>
            <w:cnfStyle w:val="001000000000" w:firstRow="0" w:lastRow="0" w:firstColumn="1" w:lastColumn="0" w:oddVBand="0" w:evenVBand="0" w:oddHBand="0" w:evenHBand="0" w:firstRowFirstColumn="0" w:firstRowLastColumn="0" w:lastRowFirstColumn="0" w:lastRowLastColumn="0"/>
            <w:tcW w:w="4814" w:type="dxa"/>
            <w:tcPrChange w:id="123" w:author="Katlic, Peter (GE Research, US)" w:date="2023-05-15T13:05:00Z">
              <w:tcPr>
                <w:tcW w:w="4675" w:type="dxa"/>
              </w:tcPr>
            </w:tcPrChange>
          </w:tcPr>
          <w:p w14:paraId="56822169" w14:textId="569707F9" w:rsidR="0003781A" w:rsidRDefault="0003781A" w:rsidP="0003781A">
            <w:pPr>
              <w:pStyle w:val="NoSpacing"/>
              <w:jc w:val="center"/>
            </w:pPr>
            <w:r>
              <w:t>www/</w:t>
            </w:r>
            <w:proofErr w:type="spellStart"/>
            <w:r>
              <w:t>css</w:t>
            </w:r>
            <w:proofErr w:type="spellEnd"/>
            <w:r>
              <w:t>/app_styles.css</w:t>
            </w:r>
          </w:p>
        </w:tc>
        <w:tc>
          <w:tcPr>
            <w:tcW w:w="4536" w:type="dxa"/>
            <w:tcPrChange w:id="124" w:author="Katlic, Peter (GE Research, US)" w:date="2023-05-15T13:05:00Z">
              <w:tcPr>
                <w:tcW w:w="4675" w:type="dxa"/>
              </w:tcPr>
            </w:tcPrChange>
          </w:tcPr>
          <w:p w14:paraId="5948AB42" w14:textId="1019FAA8" w:rsidR="0003781A" w:rsidRDefault="0003781A" w:rsidP="006307AE">
            <w:pPr>
              <w:pStyle w:val="NoSpacing"/>
              <w:cnfStyle w:val="000000000000" w:firstRow="0" w:lastRow="0" w:firstColumn="0" w:lastColumn="0" w:oddVBand="0" w:evenVBand="0" w:oddHBand="0" w:evenHBand="0" w:firstRowFirstColumn="0" w:firstRowLastColumn="0" w:lastRowFirstColumn="0" w:lastRowLastColumn="0"/>
            </w:pPr>
            <w:r>
              <w:t>Style information for the main app.</w:t>
            </w:r>
          </w:p>
        </w:tc>
      </w:tr>
      <w:tr w:rsidR="0003781A" w14:paraId="18C845FD" w14:textId="77777777" w:rsidTr="00F55CF6">
        <w:tc>
          <w:tcPr>
            <w:cnfStyle w:val="001000000000" w:firstRow="0" w:lastRow="0" w:firstColumn="1" w:lastColumn="0" w:oddVBand="0" w:evenVBand="0" w:oddHBand="0" w:evenHBand="0" w:firstRowFirstColumn="0" w:firstRowLastColumn="0" w:lastRowFirstColumn="0" w:lastRowLastColumn="0"/>
            <w:tcW w:w="4814" w:type="dxa"/>
            <w:tcPrChange w:id="125" w:author="Katlic, Peter (GE Research, US)" w:date="2023-05-15T13:05:00Z">
              <w:tcPr>
                <w:tcW w:w="4675" w:type="dxa"/>
              </w:tcPr>
            </w:tcPrChange>
          </w:tcPr>
          <w:p w14:paraId="2B76054F" w14:textId="038F3CA9" w:rsidR="0003781A" w:rsidRDefault="0003781A" w:rsidP="0003781A">
            <w:pPr>
              <w:pStyle w:val="NoSpacing"/>
              <w:jc w:val="center"/>
            </w:pPr>
            <w:r>
              <w:t>www/</w:t>
            </w:r>
            <w:proofErr w:type="spellStart"/>
            <w:r>
              <w:t>css</w:t>
            </w:r>
            <w:proofErr w:type="spellEnd"/>
            <w:r>
              <w:t>/report.css</w:t>
            </w:r>
          </w:p>
        </w:tc>
        <w:tc>
          <w:tcPr>
            <w:tcW w:w="4536" w:type="dxa"/>
            <w:tcPrChange w:id="126" w:author="Katlic, Peter (GE Research, US)" w:date="2023-05-15T13:05:00Z">
              <w:tcPr>
                <w:tcW w:w="4675" w:type="dxa"/>
              </w:tcPr>
            </w:tcPrChange>
          </w:tcPr>
          <w:p w14:paraId="69B67C37" w14:textId="67B720E7" w:rsidR="0003781A" w:rsidRDefault="0003781A" w:rsidP="0003781A">
            <w:pPr>
              <w:pStyle w:val="NoSpacing"/>
              <w:cnfStyle w:val="000000000000" w:firstRow="0" w:lastRow="0" w:firstColumn="0" w:lastColumn="0" w:oddVBand="0" w:evenVBand="0" w:oddHBand="0" w:evenHBand="0" w:firstRowFirstColumn="0" w:firstRowLastColumn="0" w:lastRowFirstColumn="0" w:lastRowLastColumn="0"/>
            </w:pPr>
            <w:r>
              <w:t>Style information for customer reports.</w:t>
            </w:r>
          </w:p>
        </w:tc>
      </w:tr>
      <w:tr w:rsidR="0003781A" w14:paraId="6C16DB29" w14:textId="77777777" w:rsidTr="00F55CF6">
        <w:tc>
          <w:tcPr>
            <w:cnfStyle w:val="001000000000" w:firstRow="0" w:lastRow="0" w:firstColumn="1" w:lastColumn="0" w:oddVBand="0" w:evenVBand="0" w:oddHBand="0" w:evenHBand="0" w:firstRowFirstColumn="0" w:firstRowLastColumn="0" w:lastRowFirstColumn="0" w:lastRowLastColumn="0"/>
            <w:tcW w:w="4814" w:type="dxa"/>
            <w:tcPrChange w:id="127" w:author="Katlic, Peter (GE Research, US)" w:date="2023-05-15T13:05:00Z">
              <w:tcPr>
                <w:tcW w:w="4675" w:type="dxa"/>
              </w:tcPr>
            </w:tcPrChange>
          </w:tcPr>
          <w:p w14:paraId="5631C5FD" w14:textId="4920D89A" w:rsidR="0003781A" w:rsidRDefault="0003781A" w:rsidP="0003781A">
            <w:pPr>
              <w:pStyle w:val="NoSpacing"/>
              <w:jc w:val="center"/>
            </w:pPr>
            <w:r>
              <w:t>plugins/IFC242xPlugin/</w:t>
            </w:r>
            <w:proofErr w:type="spellStart"/>
            <w:r>
              <w:t>src</w:t>
            </w:r>
            <w:proofErr w:type="spellEnd"/>
            <w:r>
              <w:t>/</w:t>
            </w:r>
            <w:proofErr w:type="spellStart"/>
            <w:r>
              <w:t>ios</w:t>
            </w:r>
            <w:proofErr w:type="spellEnd"/>
            <w:r>
              <w:t>/</w:t>
            </w:r>
            <w:ins w:id="128" w:author="Katlic, Peter (GE Research, US)" w:date="2023-05-15T13:05:00Z">
              <w:r w:rsidR="00F55CF6">
                <w:t xml:space="preserve"> IFC242xManager</w:t>
              </w:r>
            </w:ins>
            <w:del w:id="129" w:author="Katlic, Peter (GE Research, US)" w:date="2023-05-15T13:05:00Z">
              <w:r w:rsidDel="00F55CF6">
                <w:delText>CDVIFC242x</w:delText>
              </w:r>
            </w:del>
            <w:r>
              <w:t>.h</w:t>
            </w:r>
          </w:p>
        </w:tc>
        <w:tc>
          <w:tcPr>
            <w:tcW w:w="4536" w:type="dxa"/>
            <w:tcPrChange w:id="130" w:author="Katlic, Peter (GE Research, US)" w:date="2023-05-15T13:05:00Z">
              <w:tcPr>
                <w:tcW w:w="4675" w:type="dxa"/>
              </w:tcPr>
            </w:tcPrChange>
          </w:tcPr>
          <w:p w14:paraId="4E8554E6" w14:textId="536862AF" w:rsidR="0003781A" w:rsidRDefault="0003781A" w:rsidP="0003781A">
            <w:pPr>
              <w:pStyle w:val="NoSpacing"/>
              <w:cnfStyle w:val="000000000000" w:firstRow="0" w:lastRow="0" w:firstColumn="0" w:lastColumn="0" w:oddVBand="0" w:evenVBand="0" w:oddHBand="0" w:evenHBand="0" w:firstRowFirstColumn="0" w:firstRowLastColumn="0" w:lastRowFirstColumn="0" w:lastRowLastColumn="0"/>
            </w:pPr>
            <w:r>
              <w:t>Header file for the plugin code.</w:t>
            </w:r>
          </w:p>
        </w:tc>
      </w:tr>
      <w:tr w:rsidR="0003781A" w14:paraId="658C4E0E" w14:textId="77777777" w:rsidTr="00F55CF6">
        <w:tc>
          <w:tcPr>
            <w:cnfStyle w:val="001000000000" w:firstRow="0" w:lastRow="0" w:firstColumn="1" w:lastColumn="0" w:oddVBand="0" w:evenVBand="0" w:oddHBand="0" w:evenHBand="0" w:firstRowFirstColumn="0" w:firstRowLastColumn="0" w:lastRowFirstColumn="0" w:lastRowLastColumn="0"/>
            <w:tcW w:w="4814" w:type="dxa"/>
            <w:tcPrChange w:id="131" w:author="Katlic, Peter (GE Research, US)" w:date="2023-05-15T13:05:00Z">
              <w:tcPr>
                <w:tcW w:w="4675" w:type="dxa"/>
              </w:tcPr>
            </w:tcPrChange>
          </w:tcPr>
          <w:p w14:paraId="43E2AB68" w14:textId="10C61B66" w:rsidR="0003781A" w:rsidRDefault="0003781A" w:rsidP="0003781A">
            <w:pPr>
              <w:pStyle w:val="NoSpacing"/>
              <w:jc w:val="center"/>
            </w:pPr>
            <w:r>
              <w:t>plugins/IFC242xPlugin/</w:t>
            </w:r>
            <w:proofErr w:type="spellStart"/>
            <w:r>
              <w:t>src</w:t>
            </w:r>
            <w:proofErr w:type="spellEnd"/>
            <w:r>
              <w:t>/</w:t>
            </w:r>
            <w:proofErr w:type="spellStart"/>
            <w:r>
              <w:t>ios</w:t>
            </w:r>
            <w:proofErr w:type="spellEnd"/>
            <w:r>
              <w:t>/</w:t>
            </w:r>
            <w:ins w:id="132" w:author="Katlic, Peter (GE Research, US)" w:date="2023-05-15T13:05:00Z">
              <w:r w:rsidR="00F55CF6">
                <w:t xml:space="preserve"> IFC242xManager</w:t>
              </w:r>
            </w:ins>
            <w:del w:id="133" w:author="Katlic, Peter (GE Research, US)" w:date="2023-05-15T13:05:00Z">
              <w:r w:rsidDel="00F55CF6">
                <w:delText>CDVIFC242x</w:delText>
              </w:r>
            </w:del>
            <w:r>
              <w:t>.m</w:t>
            </w:r>
          </w:p>
        </w:tc>
        <w:tc>
          <w:tcPr>
            <w:tcW w:w="4536" w:type="dxa"/>
            <w:tcPrChange w:id="134" w:author="Katlic, Peter (GE Research, US)" w:date="2023-05-15T13:05:00Z">
              <w:tcPr>
                <w:tcW w:w="4675" w:type="dxa"/>
              </w:tcPr>
            </w:tcPrChange>
          </w:tcPr>
          <w:p w14:paraId="69D683D4" w14:textId="575E477D" w:rsidR="0003781A" w:rsidRDefault="0003781A" w:rsidP="0003781A">
            <w:pPr>
              <w:pStyle w:val="NoSpacing"/>
              <w:cnfStyle w:val="000000000000" w:firstRow="0" w:lastRow="0" w:firstColumn="0" w:lastColumn="0" w:oddVBand="0" w:evenVBand="0" w:oddHBand="0" w:evenHBand="0" w:firstRowFirstColumn="0" w:firstRowLastColumn="0" w:lastRowFirstColumn="0" w:lastRowLastColumn="0"/>
            </w:pPr>
            <w:r>
              <w:t>Contains data acquisition and processing code for interface with the IFC242x controller.</w:t>
            </w:r>
          </w:p>
        </w:tc>
      </w:tr>
      <w:tr w:rsidR="0003781A" w14:paraId="09548601" w14:textId="77777777" w:rsidTr="00F55CF6">
        <w:tc>
          <w:tcPr>
            <w:cnfStyle w:val="001000000000" w:firstRow="0" w:lastRow="0" w:firstColumn="1" w:lastColumn="0" w:oddVBand="0" w:evenVBand="0" w:oddHBand="0" w:evenHBand="0" w:firstRowFirstColumn="0" w:firstRowLastColumn="0" w:lastRowFirstColumn="0" w:lastRowLastColumn="0"/>
            <w:tcW w:w="4814" w:type="dxa"/>
            <w:tcPrChange w:id="135" w:author="Katlic, Peter (GE Research, US)" w:date="2023-05-15T13:05:00Z">
              <w:tcPr>
                <w:tcW w:w="4675" w:type="dxa"/>
              </w:tcPr>
            </w:tcPrChange>
          </w:tcPr>
          <w:p w14:paraId="1246AE69" w14:textId="172F3DF9" w:rsidR="0003781A" w:rsidRDefault="0003781A" w:rsidP="0003781A">
            <w:pPr>
              <w:pStyle w:val="NoSpacing"/>
              <w:jc w:val="center"/>
            </w:pPr>
            <w:r>
              <w:t>plugins/IFC242xPlugin/www/ifc242x.js</w:t>
            </w:r>
          </w:p>
        </w:tc>
        <w:tc>
          <w:tcPr>
            <w:tcW w:w="4536" w:type="dxa"/>
            <w:tcPrChange w:id="136" w:author="Katlic, Peter (GE Research, US)" w:date="2023-05-15T13:05:00Z">
              <w:tcPr>
                <w:tcW w:w="4675" w:type="dxa"/>
              </w:tcPr>
            </w:tcPrChange>
          </w:tcPr>
          <w:p w14:paraId="3C9DB5CE" w14:textId="1D092818" w:rsidR="0003781A" w:rsidRDefault="0003781A" w:rsidP="0003781A">
            <w:pPr>
              <w:pStyle w:val="NoSpacing"/>
              <w:cnfStyle w:val="000000000000" w:firstRow="0" w:lastRow="0" w:firstColumn="0" w:lastColumn="0" w:oddVBand="0" w:evenVBand="0" w:oddHBand="0" w:evenHBand="0" w:firstRowFirstColumn="0" w:firstRowLastColumn="0" w:lastRowFirstColumn="0" w:lastRowLastColumn="0"/>
            </w:pPr>
            <w:r>
              <w:t>Plugin interface JavaScript file</w:t>
            </w:r>
            <w:proofErr w:type="gramStart"/>
            <w:r>
              <w:t xml:space="preserve">.  </w:t>
            </w:r>
            <w:proofErr w:type="gramEnd"/>
            <w:r>
              <w:t>Defines the JavaScript API for the plugin.</w:t>
            </w:r>
          </w:p>
        </w:tc>
      </w:tr>
      <w:tr w:rsidR="00F55CF6" w14:paraId="0D67A3BF" w14:textId="77777777" w:rsidTr="00F32ABD">
        <w:trPr>
          <w:ins w:id="137" w:author="Katlic, Peter (GE Research, US)" w:date="2023-05-15T12:55:00Z"/>
        </w:trPr>
        <w:tc>
          <w:tcPr>
            <w:cnfStyle w:val="001000000000" w:firstRow="0" w:lastRow="0" w:firstColumn="1" w:lastColumn="0" w:oddVBand="0" w:evenVBand="0" w:oddHBand="0" w:evenHBand="0" w:firstRowFirstColumn="0" w:firstRowLastColumn="0" w:lastRowFirstColumn="0" w:lastRowLastColumn="0"/>
            <w:tcW w:w="4814" w:type="dxa"/>
            <w:tcPrChange w:id="138" w:author="Katlic, Peter (GE Research, US)" w:date="2023-05-15T13:05:00Z">
              <w:tcPr>
                <w:tcW w:w="4675" w:type="dxa"/>
              </w:tcPr>
            </w:tcPrChange>
          </w:tcPr>
          <w:p w14:paraId="5C340F61" w14:textId="60B31F75" w:rsidR="00F55CF6" w:rsidRDefault="00F55CF6" w:rsidP="0003781A">
            <w:pPr>
              <w:pStyle w:val="NoSpacing"/>
              <w:jc w:val="center"/>
              <w:rPr>
                <w:ins w:id="139" w:author="Katlic, Peter (GE Research, US)" w:date="2023-05-15T12:55:00Z"/>
              </w:rPr>
            </w:pPr>
            <w:ins w:id="140" w:author="Katlic, Peter (GE Research, US)" w:date="2023-05-15T13:05:00Z">
              <w:r>
                <w:t>plugins/IFC242xPlugin/</w:t>
              </w:r>
              <w:proofErr w:type="spellStart"/>
              <w:r>
                <w:t>src</w:t>
              </w:r>
              <w:proofErr w:type="spellEnd"/>
              <w:r>
                <w:t>/</w:t>
              </w:r>
              <w:proofErr w:type="spellStart"/>
              <w:r>
                <w:t>ios</w:t>
              </w:r>
              <w:proofErr w:type="spellEnd"/>
              <w:r>
                <w:t>/</w:t>
              </w:r>
              <w:proofErr w:type="spellStart"/>
              <w:r>
                <w:t>PostProcess.m</w:t>
              </w:r>
            </w:ins>
            <w:proofErr w:type="spellEnd"/>
          </w:p>
        </w:tc>
        <w:tc>
          <w:tcPr>
            <w:tcW w:w="4536" w:type="dxa"/>
            <w:tcPrChange w:id="141" w:author="Katlic, Peter (GE Research, US)" w:date="2023-05-15T13:05:00Z">
              <w:tcPr>
                <w:tcW w:w="4675" w:type="dxa"/>
              </w:tcPr>
            </w:tcPrChange>
          </w:tcPr>
          <w:p w14:paraId="543EEF1A" w14:textId="2A24672F" w:rsidR="00F55CF6" w:rsidRDefault="00F55CF6" w:rsidP="0003781A">
            <w:pPr>
              <w:pStyle w:val="NoSpacing"/>
              <w:cnfStyle w:val="000000000000" w:firstRow="0" w:lastRow="0" w:firstColumn="0" w:lastColumn="0" w:oddVBand="0" w:evenVBand="0" w:oddHBand="0" w:evenHBand="0" w:firstRowFirstColumn="0" w:firstRowLastColumn="0" w:lastRowFirstColumn="0" w:lastRowLastColumn="0"/>
              <w:rPr>
                <w:ins w:id="142" w:author="Katlic, Peter (GE Research, US)" w:date="2023-05-15T12:55:00Z"/>
              </w:rPr>
            </w:pPr>
            <w:ins w:id="143" w:author="Katlic, Peter (GE Research, US)" w:date="2023-05-15T13:05:00Z">
              <w:r>
                <w:t>Contains post-processing code for captured data</w:t>
              </w:r>
            </w:ins>
          </w:p>
        </w:tc>
      </w:tr>
      <w:tr w:rsidR="00F55CF6" w14:paraId="6501DCA8" w14:textId="77777777" w:rsidTr="00F32ABD">
        <w:trPr>
          <w:ins w:id="144" w:author="Katlic, Peter (GE Research, US)" w:date="2023-05-15T12:55:00Z"/>
        </w:trPr>
        <w:tc>
          <w:tcPr>
            <w:cnfStyle w:val="001000000000" w:firstRow="0" w:lastRow="0" w:firstColumn="1" w:lastColumn="0" w:oddVBand="0" w:evenVBand="0" w:oddHBand="0" w:evenHBand="0" w:firstRowFirstColumn="0" w:firstRowLastColumn="0" w:lastRowFirstColumn="0" w:lastRowLastColumn="0"/>
            <w:tcW w:w="4814" w:type="dxa"/>
            <w:tcPrChange w:id="145" w:author="Katlic, Peter (GE Research, US)" w:date="2023-05-15T13:05:00Z">
              <w:tcPr>
                <w:tcW w:w="4675" w:type="dxa"/>
              </w:tcPr>
            </w:tcPrChange>
          </w:tcPr>
          <w:p w14:paraId="61C64F13" w14:textId="35891F2A" w:rsidR="00F55CF6" w:rsidRDefault="00F55CF6" w:rsidP="0003781A">
            <w:pPr>
              <w:pStyle w:val="NoSpacing"/>
              <w:jc w:val="center"/>
              <w:rPr>
                <w:ins w:id="146" w:author="Katlic, Peter (GE Research, US)" w:date="2023-05-15T12:55:00Z"/>
              </w:rPr>
            </w:pPr>
          </w:p>
        </w:tc>
        <w:tc>
          <w:tcPr>
            <w:tcW w:w="4536" w:type="dxa"/>
            <w:tcPrChange w:id="147" w:author="Katlic, Peter (GE Research, US)" w:date="2023-05-15T13:05:00Z">
              <w:tcPr>
                <w:tcW w:w="4675" w:type="dxa"/>
              </w:tcPr>
            </w:tcPrChange>
          </w:tcPr>
          <w:p w14:paraId="0FD477BA" w14:textId="70124B61" w:rsidR="00F55CF6" w:rsidRDefault="00F55CF6" w:rsidP="0003781A">
            <w:pPr>
              <w:pStyle w:val="NoSpacing"/>
              <w:cnfStyle w:val="000000000000" w:firstRow="0" w:lastRow="0" w:firstColumn="0" w:lastColumn="0" w:oddVBand="0" w:evenVBand="0" w:oddHBand="0" w:evenHBand="0" w:firstRowFirstColumn="0" w:firstRowLastColumn="0" w:lastRowFirstColumn="0" w:lastRowLastColumn="0"/>
              <w:rPr>
                <w:ins w:id="148" w:author="Katlic, Peter (GE Research, US)" w:date="2023-05-15T12:55:00Z"/>
              </w:rPr>
            </w:pPr>
          </w:p>
        </w:tc>
      </w:tr>
    </w:tbl>
    <w:p w14:paraId="0F86BB7F" w14:textId="77777777" w:rsidR="006307AE" w:rsidRDefault="006307AE" w:rsidP="006307AE">
      <w:pPr>
        <w:pStyle w:val="NoSpacing"/>
      </w:pPr>
    </w:p>
    <w:p w14:paraId="389D788E" w14:textId="4C32E000" w:rsidR="00C81803" w:rsidRDefault="00C81803" w:rsidP="00717648">
      <w:r>
        <w:t>Conceptually, the JavaScript (e4Pt_app.js) and the objective-C plugin (</w:t>
      </w:r>
      <w:ins w:id="149" w:author="Katlic, Peter (GE Research, US)" w:date="2023-05-15T13:06:00Z">
        <w:r w:rsidR="00F55CF6">
          <w:t>IFC242xManager</w:t>
        </w:r>
      </w:ins>
      <w:del w:id="150" w:author="Katlic, Peter (GE Research, US)" w:date="2023-05-15T13:06:00Z">
        <w:r w:rsidDel="00F55CF6">
          <w:delText>CDVIFC242x</w:delText>
        </w:r>
      </w:del>
      <w:r>
        <w:t>.m) are where most of the work of the app takes place</w:t>
      </w:r>
      <w:proofErr w:type="gramStart"/>
      <w:r>
        <w:t xml:space="preserve">.  </w:t>
      </w:r>
      <w:proofErr w:type="gramEnd"/>
      <w:r>
        <w:t>The JavaScript creates messages based on user input (button clicks, text entry, etc.) and passes those messages through Cordova mechanisms to the objective-C code</w:t>
      </w:r>
      <w:proofErr w:type="gramStart"/>
      <w:r>
        <w:t xml:space="preserve">.  </w:t>
      </w:r>
      <w:proofErr w:type="gramEnd"/>
      <w:r>
        <w:t>The objective-C code performs operations and passes messages back to the JavaScript</w:t>
      </w:r>
      <w:proofErr w:type="gramStart"/>
      <w:r>
        <w:t xml:space="preserve">.  </w:t>
      </w:r>
      <w:proofErr w:type="gramEnd"/>
      <w:r>
        <w:t>The returned messages are JSON objects that may contain simple status messages, or collected and processed data.</w:t>
      </w:r>
    </w:p>
    <w:p w14:paraId="28AB73A0" w14:textId="3AE30687" w:rsidR="00B5288A" w:rsidRDefault="00B5288A" w:rsidP="00717648">
      <w:r>
        <w:lastRenderedPageBreak/>
        <w:t xml:space="preserve">On the JavaScript side messages </w:t>
      </w:r>
      <w:proofErr w:type="gramStart"/>
      <w:r>
        <w:t>are constructed</w:t>
      </w:r>
      <w:proofErr w:type="gramEnd"/>
      <w:r>
        <w:t xml:space="preserve"> and sent as follows:</w:t>
      </w:r>
    </w:p>
    <w:p w14:paraId="212E6405" w14:textId="37EAF13A" w:rsidR="00B5288A" w:rsidRPr="00B5288A" w:rsidRDefault="00B5288A" w:rsidP="00B5288A">
      <w:pPr>
        <w:pStyle w:val="NoSpacing"/>
        <w:rPr>
          <w:rFonts w:ascii="Consolas" w:hAnsi="Consolas"/>
          <w:sz w:val="20"/>
          <w:szCs w:val="20"/>
        </w:rPr>
      </w:pPr>
      <w:r w:rsidRPr="00B5288A">
        <w:rPr>
          <w:rFonts w:ascii="Consolas" w:hAnsi="Consolas"/>
          <w:sz w:val="20"/>
          <w:szCs w:val="20"/>
        </w:rPr>
        <w:t xml:space="preserve">            var message = {"</w:t>
      </w:r>
      <w:proofErr w:type="spellStart"/>
      <w:r w:rsidRPr="00B5288A">
        <w:rPr>
          <w:rFonts w:ascii="Consolas" w:hAnsi="Consolas"/>
          <w:sz w:val="20"/>
          <w:szCs w:val="20"/>
        </w:rPr>
        <w:t>args</w:t>
      </w:r>
      <w:proofErr w:type="spellEnd"/>
      <w:proofErr w:type="gramStart"/>
      <w:r w:rsidRPr="00B5288A">
        <w:rPr>
          <w:rFonts w:ascii="Consolas" w:hAnsi="Consolas"/>
          <w:sz w:val="20"/>
          <w:szCs w:val="20"/>
        </w:rPr>
        <w:t>":[</w:t>
      </w:r>
      <w:proofErr w:type="gramEnd"/>
      <w:ins w:id="151" w:author="Katlic, Peter (GE Research, US)" w:date="2023-05-15T13:07:00Z">
        <w:r w:rsidR="00A510CA">
          <w:rPr>
            <w:rFonts w:ascii="Consolas" w:hAnsi="Consolas"/>
            <w:sz w:val="20"/>
            <w:szCs w:val="20"/>
          </w:rPr>
          <w:t>{</w:t>
        </w:r>
      </w:ins>
      <w:ins w:id="152" w:author="Katlic, Peter (GE Research, US)" w:date="2023-05-15T13:06:00Z">
        <w:r w:rsidR="00A510CA">
          <w:rPr>
            <w:rFonts w:ascii="Consolas" w:hAnsi="Consolas"/>
            <w:sz w:val="20"/>
            <w:szCs w:val="20"/>
          </w:rPr>
          <w:t>command:</w:t>
        </w:r>
      </w:ins>
      <w:r w:rsidRPr="00B5288A">
        <w:rPr>
          <w:rFonts w:ascii="Consolas" w:hAnsi="Consolas"/>
          <w:sz w:val="20"/>
          <w:szCs w:val="20"/>
        </w:rPr>
        <w:t>"</w:t>
      </w:r>
      <w:proofErr w:type="spellStart"/>
      <w:r w:rsidRPr="00B5288A">
        <w:rPr>
          <w:rFonts w:ascii="Consolas" w:hAnsi="Consolas"/>
          <w:sz w:val="20"/>
          <w:szCs w:val="20"/>
        </w:rPr>
        <w:t>get_version</w:t>
      </w:r>
      <w:proofErr w:type="spellEnd"/>
      <w:r w:rsidRPr="00B5288A">
        <w:rPr>
          <w:rFonts w:ascii="Consolas" w:hAnsi="Consolas"/>
          <w:sz w:val="20"/>
          <w:szCs w:val="20"/>
        </w:rPr>
        <w:t>"</w:t>
      </w:r>
      <w:ins w:id="153" w:author="Katlic, Peter (GE Research, US)" w:date="2023-05-15T13:07:00Z">
        <w:r w:rsidR="00A510CA">
          <w:rPr>
            <w:rFonts w:ascii="Consolas" w:hAnsi="Consolas"/>
            <w:sz w:val="20"/>
            <w:szCs w:val="20"/>
          </w:rPr>
          <w:t>}</w:t>
        </w:r>
      </w:ins>
      <w:r w:rsidRPr="00B5288A">
        <w:rPr>
          <w:rFonts w:ascii="Consolas" w:hAnsi="Consolas"/>
          <w:sz w:val="20"/>
          <w:szCs w:val="20"/>
        </w:rPr>
        <w:t>]};</w:t>
      </w:r>
    </w:p>
    <w:p w14:paraId="0BBFE7BD" w14:textId="337A60E1" w:rsidR="00B5288A" w:rsidRPr="00B5288A" w:rsidDel="00A510CA" w:rsidRDefault="00B5288A">
      <w:pPr>
        <w:pStyle w:val="NoSpacing"/>
        <w:rPr>
          <w:del w:id="154" w:author="Katlic, Peter (GE Research, US)" w:date="2023-05-15T13:07:00Z"/>
          <w:rFonts w:ascii="Consolas" w:hAnsi="Consolas"/>
          <w:sz w:val="20"/>
          <w:szCs w:val="20"/>
        </w:rPr>
      </w:pPr>
      <w:r w:rsidRPr="00B5288A">
        <w:rPr>
          <w:rFonts w:ascii="Consolas" w:hAnsi="Consolas"/>
          <w:sz w:val="20"/>
          <w:szCs w:val="20"/>
        </w:rPr>
        <w:t xml:space="preserve">            </w:t>
      </w:r>
      <w:del w:id="155" w:author="Katlic, Peter (GE Research, US)" w:date="2023-05-15T13:07:00Z">
        <w:r w:rsidRPr="00B5288A" w:rsidDel="00A510CA">
          <w:rPr>
            <w:rFonts w:ascii="Consolas" w:hAnsi="Consolas"/>
            <w:sz w:val="20"/>
            <w:szCs w:val="20"/>
          </w:rPr>
          <w:delText>window.plugins.IFC242x.messageToDevice</w:delText>
        </w:r>
      </w:del>
      <w:proofErr w:type="spellStart"/>
      <w:proofErr w:type="gramStart"/>
      <w:ins w:id="156" w:author="Katlic, Peter (GE Research, US)" w:date="2023-05-15T13:07:00Z">
        <w:r w:rsidR="00A510CA">
          <w:rPr>
            <w:rFonts w:ascii="Consolas" w:hAnsi="Consolas"/>
            <w:sz w:val="20"/>
            <w:szCs w:val="20"/>
          </w:rPr>
          <w:t>messaging.sendMessage</w:t>
        </w:r>
      </w:ins>
      <w:proofErr w:type="spellEnd"/>
      <w:proofErr w:type="gramEnd"/>
      <w:r w:rsidRPr="00B5288A">
        <w:rPr>
          <w:rFonts w:ascii="Consolas" w:hAnsi="Consolas"/>
          <w:sz w:val="20"/>
          <w:szCs w:val="20"/>
        </w:rPr>
        <w:t>(message</w:t>
      </w:r>
      <w:del w:id="157" w:author="Katlic, Peter (GE Research, US)" w:date="2023-05-15T13:07:00Z">
        <w:r w:rsidRPr="00B5288A" w:rsidDel="00A510CA">
          <w:rPr>
            <w:rFonts w:ascii="Consolas" w:hAnsi="Consolas"/>
            <w:sz w:val="20"/>
            <w:szCs w:val="20"/>
          </w:rPr>
          <w:delText>, function(msg) {</w:delText>
        </w:r>
      </w:del>
    </w:p>
    <w:p w14:paraId="5C2A01EB" w14:textId="46F69E8B" w:rsidR="00B5288A" w:rsidRPr="00B5288A" w:rsidDel="00A510CA" w:rsidRDefault="00B5288A">
      <w:pPr>
        <w:pStyle w:val="NoSpacing"/>
        <w:rPr>
          <w:del w:id="158" w:author="Katlic, Peter (GE Research, US)" w:date="2023-05-15T13:07:00Z"/>
          <w:rFonts w:ascii="Consolas" w:hAnsi="Consolas"/>
          <w:sz w:val="20"/>
          <w:szCs w:val="20"/>
        </w:rPr>
      </w:pPr>
      <w:del w:id="159" w:author="Katlic, Peter (GE Research, US)" w:date="2023-05-15T13:07:00Z">
        <w:r w:rsidRPr="00B5288A" w:rsidDel="00A510CA">
          <w:rPr>
            <w:rFonts w:ascii="Consolas" w:hAnsi="Consolas"/>
            <w:sz w:val="20"/>
            <w:szCs w:val="20"/>
          </w:rPr>
          <w:delText xml:space="preserve">                                                   pluginMessage(msg);</w:delText>
        </w:r>
      </w:del>
    </w:p>
    <w:p w14:paraId="327E328C" w14:textId="7E2D1588" w:rsidR="00B5288A" w:rsidRPr="00B5288A" w:rsidRDefault="00B5288A" w:rsidP="00A510CA">
      <w:pPr>
        <w:pStyle w:val="NoSpacing"/>
        <w:rPr>
          <w:rFonts w:ascii="Consolas" w:hAnsi="Consolas"/>
          <w:sz w:val="20"/>
          <w:szCs w:val="20"/>
        </w:rPr>
      </w:pPr>
      <w:del w:id="160" w:author="Katlic, Peter (GE Research, US)" w:date="2023-05-15T13:07:00Z">
        <w:r w:rsidRPr="00B5288A" w:rsidDel="00A510CA">
          <w:rPr>
            <w:rFonts w:ascii="Consolas" w:hAnsi="Consolas"/>
            <w:sz w:val="20"/>
            <w:szCs w:val="20"/>
          </w:rPr>
          <w:delText xml:space="preserve">                                                   }, null</w:delText>
        </w:r>
      </w:del>
      <w:r w:rsidRPr="00B5288A">
        <w:rPr>
          <w:rFonts w:ascii="Consolas" w:hAnsi="Consolas"/>
          <w:sz w:val="20"/>
          <w:szCs w:val="20"/>
        </w:rPr>
        <w:t>);</w:t>
      </w:r>
    </w:p>
    <w:p w14:paraId="3778FF40" w14:textId="77777777" w:rsidR="00B5288A" w:rsidRDefault="00B5288A" w:rsidP="00B5288A">
      <w:pPr>
        <w:pStyle w:val="NoSpacing"/>
      </w:pPr>
    </w:p>
    <w:p w14:paraId="1F8A7174" w14:textId="22C46661" w:rsidR="00B5288A" w:rsidRDefault="00B5288A" w:rsidP="00B5288A">
      <w:pPr>
        <w:pStyle w:val="NoSpacing"/>
      </w:pPr>
      <w:r>
        <w:t>In this case a message object is constructed where the ‘</w:t>
      </w:r>
      <w:proofErr w:type="spellStart"/>
      <w:r>
        <w:t>args</w:t>
      </w:r>
      <w:proofErr w:type="spellEnd"/>
      <w:r>
        <w:t>’ key contains an array of arguments</w:t>
      </w:r>
      <w:proofErr w:type="gramStart"/>
      <w:r>
        <w:t xml:space="preserve">.  </w:t>
      </w:r>
      <w:proofErr w:type="gramEnd"/>
      <w:r>
        <w:t xml:space="preserve">The first argument is a command, and subsequent arguments provide additional data </w:t>
      </w:r>
      <w:r w:rsidR="00C109FC">
        <w:t>for</w:t>
      </w:r>
      <w:r>
        <w:t xml:space="preserve"> the command</w:t>
      </w:r>
      <w:proofErr w:type="gramStart"/>
      <w:r>
        <w:t>.</w:t>
      </w:r>
      <w:r w:rsidR="00C109FC">
        <w:t xml:space="preserve">  </w:t>
      </w:r>
      <w:proofErr w:type="gramEnd"/>
    </w:p>
    <w:p w14:paraId="63986636" w14:textId="689610B0" w:rsidR="00DD2860" w:rsidRDefault="00DD2860" w:rsidP="00B5288A">
      <w:pPr>
        <w:pStyle w:val="NoSpacing"/>
      </w:pPr>
    </w:p>
    <w:p w14:paraId="600B1F6E" w14:textId="4F17ACB2" w:rsidR="00DD2860" w:rsidRDefault="00DD2860" w:rsidP="00B5288A">
      <w:pPr>
        <w:pStyle w:val="NoSpacing"/>
      </w:pPr>
      <w:r>
        <w:t xml:space="preserve">On the objective-C plugin side, when a message is received it is parsed and handled by a function called </w:t>
      </w:r>
      <w:proofErr w:type="spellStart"/>
      <w:r w:rsidRPr="00DD2860">
        <w:rPr>
          <w:rFonts w:ascii="Consolas" w:hAnsi="Consolas"/>
        </w:rPr>
        <w:t>messageHandler</w:t>
      </w:r>
      <w:proofErr w:type="spellEnd"/>
      <w:r>
        <w:t>.</w:t>
      </w:r>
      <w:del w:id="161" w:author="Katlic, Peter (GE Research, US)" w:date="2023-05-15T13:08:00Z">
        <w:r w:rsidDel="007F0552">
          <w:delText xml:space="preserve">  Note that there are two functions in CDVIFC242x.m named messageHandler.  One belongs to the cordova plugin and the other belongs to the singleton object IFCObjectiveCManager.  The singleton object ensures that only one interface object to the sensor controller exists at a time.  The Cordova plugin </w:delText>
        </w:r>
        <w:r w:rsidRPr="00DD2860" w:rsidDel="007F0552">
          <w:rPr>
            <w:rFonts w:ascii="Consolas" w:hAnsi="Consolas"/>
          </w:rPr>
          <w:delText>messageHandler</w:delText>
        </w:r>
        <w:r w:rsidDel="007F0552">
          <w:rPr>
            <w:rFonts w:ascii="Consolas" w:hAnsi="Consolas"/>
          </w:rPr>
          <w:delText xml:space="preserve"> </w:delText>
        </w:r>
        <w:r w:rsidRPr="00DD2860" w:rsidDel="007F0552">
          <w:delText>function</w:delText>
        </w:r>
        <w:r w:rsidDel="007F0552">
          <w:delText xml:space="preserve"> calls the IFCObjectiveCManager </w:delText>
        </w:r>
        <w:r w:rsidRPr="00DD2860" w:rsidDel="007F0552">
          <w:rPr>
            <w:rFonts w:ascii="Consolas" w:hAnsi="Consolas"/>
          </w:rPr>
          <w:delText>messageHandler</w:delText>
        </w:r>
        <w:r w:rsidDel="007F0552">
          <w:rPr>
            <w:rFonts w:ascii="Consolas" w:hAnsi="Consolas"/>
          </w:rPr>
          <w:delText xml:space="preserve"> </w:delText>
        </w:r>
        <w:r w:rsidRPr="00DD2860" w:rsidDel="007F0552">
          <w:delText>function</w:delText>
        </w:r>
        <w:r w:rsidDel="007F0552">
          <w:delText xml:space="preserve">.  The message from JavaScript is parsed by the IFCObjectiveCManager </w:delText>
        </w:r>
        <w:r w:rsidRPr="00DD2860" w:rsidDel="007F0552">
          <w:rPr>
            <w:rFonts w:ascii="Consolas" w:hAnsi="Consolas"/>
          </w:rPr>
          <w:delText>messageHandler</w:delText>
        </w:r>
        <w:r w:rsidDel="007F0552">
          <w:rPr>
            <w:rFonts w:ascii="Consolas" w:hAnsi="Consolas"/>
          </w:rPr>
          <w:delText xml:space="preserve"> </w:delText>
        </w:r>
        <w:r w:rsidRPr="00DD2860" w:rsidDel="007F0552">
          <w:delText>function</w:delText>
        </w:r>
        <w:r w:rsidDel="007F0552">
          <w:delText>.</w:delText>
        </w:r>
      </w:del>
    </w:p>
    <w:p w14:paraId="79BB12B6" w14:textId="18C9D950" w:rsidR="00DD2860" w:rsidRDefault="00DD2860" w:rsidP="00B5288A">
      <w:pPr>
        <w:pStyle w:val="NoSpacing"/>
      </w:pPr>
    </w:p>
    <w:p w14:paraId="60F19180" w14:textId="3816A3F1" w:rsidR="00DD2860" w:rsidRDefault="00DD2860" w:rsidP="00B5288A">
      <w:pPr>
        <w:pStyle w:val="NoSpacing"/>
      </w:pPr>
      <w:r>
        <w:t xml:space="preserve">The </w:t>
      </w:r>
      <w:proofErr w:type="spellStart"/>
      <w:r w:rsidRPr="00DD2860">
        <w:rPr>
          <w:rFonts w:ascii="Consolas" w:hAnsi="Consolas"/>
        </w:rPr>
        <w:t>messageHandler</w:t>
      </w:r>
      <w:proofErr w:type="spellEnd"/>
      <w:r>
        <w:rPr>
          <w:rFonts w:ascii="Consolas" w:hAnsi="Consolas"/>
        </w:rPr>
        <w:t xml:space="preserve"> </w:t>
      </w:r>
      <w:r>
        <w:t>parses the command and acts on it accordingly</w:t>
      </w:r>
      <w:proofErr w:type="gramStart"/>
      <w:r>
        <w:t xml:space="preserve">.  </w:t>
      </w:r>
      <w:proofErr w:type="gramEnd"/>
      <w:r>
        <w:t>In the example of the “</w:t>
      </w:r>
      <w:proofErr w:type="spellStart"/>
      <w:r>
        <w:t>get_version</w:t>
      </w:r>
      <w:proofErr w:type="spellEnd"/>
      <w:r>
        <w:t xml:space="preserve">” command, the application version </w:t>
      </w:r>
      <w:proofErr w:type="gramStart"/>
      <w:r>
        <w:t>is retrieved</w:t>
      </w:r>
      <w:proofErr w:type="gramEnd"/>
      <w:r>
        <w:t xml:space="preserve"> using Objective-C code and a return message is constructed as a dictionary:</w:t>
      </w:r>
    </w:p>
    <w:p w14:paraId="1377129A" w14:textId="77777777" w:rsidR="00C07942" w:rsidRDefault="00C07942" w:rsidP="00DD2860">
      <w:pPr>
        <w:pStyle w:val="NoSpacing"/>
      </w:pPr>
    </w:p>
    <w:p w14:paraId="1D950BC3" w14:textId="2F4F6233" w:rsidR="00DD2860" w:rsidRPr="00DD2860" w:rsidRDefault="00DD2860" w:rsidP="00C07942">
      <w:pPr>
        <w:pStyle w:val="NoSpacing"/>
        <w:ind w:left="720"/>
        <w:rPr>
          <w:rFonts w:ascii="Consolas" w:hAnsi="Consolas"/>
        </w:rPr>
      </w:pPr>
      <w:proofErr w:type="spellStart"/>
      <w:r w:rsidRPr="00DD2860">
        <w:rPr>
          <w:rFonts w:ascii="Consolas" w:hAnsi="Consolas"/>
        </w:rPr>
        <w:t>NSDictionary</w:t>
      </w:r>
      <w:proofErr w:type="spellEnd"/>
      <w:r w:rsidRPr="00DD2860">
        <w:rPr>
          <w:rFonts w:ascii="Consolas" w:hAnsi="Consolas"/>
        </w:rPr>
        <w:t xml:space="preserve">* </w:t>
      </w:r>
      <w:proofErr w:type="spellStart"/>
      <w:r w:rsidRPr="00DD2860">
        <w:rPr>
          <w:rFonts w:ascii="Consolas" w:hAnsi="Consolas"/>
        </w:rPr>
        <w:t>jsonDict</w:t>
      </w:r>
      <w:proofErr w:type="spellEnd"/>
      <w:r w:rsidRPr="00DD2860">
        <w:rPr>
          <w:rFonts w:ascii="Consolas" w:hAnsi="Consolas"/>
        </w:rPr>
        <w:t xml:space="preserve"> = @{@"type</w:t>
      </w:r>
      <w:proofErr w:type="gramStart"/>
      <w:r w:rsidRPr="00DD2860">
        <w:rPr>
          <w:rFonts w:ascii="Consolas" w:hAnsi="Consolas"/>
        </w:rPr>
        <w:t>":@</w:t>
      </w:r>
      <w:proofErr w:type="gramEnd"/>
      <w:r w:rsidRPr="00DD2860">
        <w:rPr>
          <w:rFonts w:ascii="Consolas" w:hAnsi="Consolas"/>
        </w:rPr>
        <w:t>"version",@"version":appVersion};</w:t>
      </w:r>
    </w:p>
    <w:p w14:paraId="7F673A98" w14:textId="77777777" w:rsidR="00C07942" w:rsidRDefault="00DD2860" w:rsidP="00DD2860">
      <w:pPr>
        <w:pStyle w:val="NoSpacing"/>
      </w:pPr>
      <w:r>
        <w:t xml:space="preserve">        </w:t>
      </w:r>
    </w:p>
    <w:p w14:paraId="4C36E287" w14:textId="7AE76F28" w:rsidR="00C07942" w:rsidRDefault="00C07942" w:rsidP="00DD2860">
      <w:pPr>
        <w:pStyle w:val="NoSpacing"/>
      </w:pPr>
      <w:r>
        <w:t>This dictionary contains a message “type</w:t>
      </w:r>
      <w:proofErr w:type="gramStart"/>
      <w:r>
        <w:t>”,</w:t>
      </w:r>
      <w:proofErr w:type="gramEnd"/>
      <w:r>
        <w:t xml:space="preserve"> along with other data in keys specific to the message type.  It </w:t>
      </w:r>
      <w:proofErr w:type="gramStart"/>
      <w:r>
        <w:t>is then passed</w:t>
      </w:r>
      <w:proofErr w:type="gramEnd"/>
      <w:r>
        <w:t xml:space="preserve"> back via Cordova methods by constructing a result and returning it:</w:t>
      </w:r>
    </w:p>
    <w:p w14:paraId="34CE9F35" w14:textId="77777777" w:rsidR="00C07942" w:rsidRDefault="00C07942" w:rsidP="00DD2860">
      <w:pPr>
        <w:pStyle w:val="NoSpacing"/>
      </w:pPr>
    </w:p>
    <w:p w14:paraId="79F0E7DE" w14:textId="363FE4BC" w:rsidR="00DD2860" w:rsidRPr="00C07942" w:rsidRDefault="00DD2860" w:rsidP="00C07942">
      <w:pPr>
        <w:pStyle w:val="NoSpacing"/>
        <w:ind w:left="720"/>
        <w:rPr>
          <w:rFonts w:ascii="Consolas" w:hAnsi="Consolas"/>
        </w:rPr>
      </w:pPr>
      <w:proofErr w:type="spellStart"/>
      <w:r w:rsidRPr="00C07942">
        <w:rPr>
          <w:rFonts w:ascii="Consolas" w:hAnsi="Consolas"/>
        </w:rPr>
        <w:t>CDVPluginResult</w:t>
      </w:r>
      <w:proofErr w:type="spellEnd"/>
      <w:r w:rsidRPr="00C07942">
        <w:rPr>
          <w:rFonts w:ascii="Consolas" w:hAnsi="Consolas"/>
        </w:rPr>
        <w:t>* result = [</w:t>
      </w:r>
      <w:proofErr w:type="spellStart"/>
      <w:r w:rsidRPr="00C07942">
        <w:rPr>
          <w:rFonts w:ascii="Consolas" w:hAnsi="Consolas"/>
        </w:rPr>
        <w:t>CDVPluginResult</w:t>
      </w:r>
      <w:proofErr w:type="spellEnd"/>
      <w:r w:rsidRPr="00C07942">
        <w:rPr>
          <w:rFonts w:ascii="Consolas" w:hAnsi="Consolas"/>
        </w:rPr>
        <w:t xml:space="preserve"> </w:t>
      </w:r>
      <w:proofErr w:type="spellStart"/>
      <w:proofErr w:type="gramStart"/>
      <w:r w:rsidRPr="00C07942">
        <w:rPr>
          <w:rFonts w:ascii="Consolas" w:hAnsi="Consolas"/>
        </w:rPr>
        <w:t>resultWithStatus:CDVCommandStatus</w:t>
      </w:r>
      <w:proofErr w:type="gramEnd"/>
      <w:r w:rsidRPr="00C07942">
        <w:rPr>
          <w:rFonts w:ascii="Consolas" w:hAnsi="Consolas"/>
        </w:rPr>
        <w:t>_OK</w:t>
      </w:r>
      <w:proofErr w:type="spellEnd"/>
      <w:r w:rsidRPr="00C07942">
        <w:rPr>
          <w:rFonts w:ascii="Consolas" w:hAnsi="Consolas"/>
        </w:rPr>
        <w:t xml:space="preserve"> </w:t>
      </w:r>
      <w:proofErr w:type="spellStart"/>
      <w:r w:rsidRPr="00C07942">
        <w:rPr>
          <w:rFonts w:ascii="Consolas" w:hAnsi="Consolas"/>
        </w:rPr>
        <w:t>messageAsDictionary:jsonDict</w:t>
      </w:r>
      <w:proofErr w:type="spellEnd"/>
      <w:r w:rsidRPr="00C07942">
        <w:rPr>
          <w:rFonts w:ascii="Consolas" w:hAnsi="Consolas"/>
        </w:rPr>
        <w:t>];</w:t>
      </w:r>
    </w:p>
    <w:p w14:paraId="29FC1A0C" w14:textId="016162D2" w:rsidR="00DD2860" w:rsidRPr="00C07942" w:rsidRDefault="007F0552" w:rsidP="00C07942">
      <w:pPr>
        <w:pStyle w:val="NoSpacing"/>
        <w:ind w:left="720"/>
        <w:rPr>
          <w:rFonts w:ascii="Consolas" w:hAnsi="Consolas"/>
        </w:rPr>
      </w:pPr>
      <w:ins w:id="162" w:author="Katlic, Peter (GE Research, US)" w:date="2023-05-15T13:14:00Z">
        <w:r>
          <w:rPr>
            <w:rFonts w:ascii="Consolas" w:hAnsi="Consolas"/>
          </w:rPr>
          <w:t>[</w:t>
        </w:r>
      </w:ins>
      <w:r w:rsidR="00DD2860" w:rsidRPr="00C07942">
        <w:rPr>
          <w:rFonts w:ascii="Consolas" w:hAnsi="Consolas"/>
        </w:rPr>
        <w:t>result</w:t>
      </w:r>
      <w:del w:id="163" w:author="Katlic, Peter (GE Research, US)" w:date="2023-05-15T13:15:00Z">
        <w:r w:rsidR="00DD2860" w:rsidRPr="00C07942" w:rsidDel="007F0552">
          <w:rPr>
            <w:rFonts w:ascii="Consolas" w:hAnsi="Consolas"/>
          </w:rPr>
          <w:delText>.</w:delText>
        </w:r>
      </w:del>
      <w:ins w:id="164" w:author="Katlic, Peter (GE Research, US)" w:date="2023-05-15T13:15:00Z">
        <w:r>
          <w:rPr>
            <w:rFonts w:ascii="Consolas" w:hAnsi="Consolas"/>
          </w:rPr>
          <w:t xml:space="preserve"> </w:t>
        </w:r>
      </w:ins>
      <w:proofErr w:type="spellStart"/>
      <w:r w:rsidR="00DD2860" w:rsidRPr="00C07942">
        <w:rPr>
          <w:rFonts w:ascii="Consolas" w:hAnsi="Consolas"/>
        </w:rPr>
        <w:t>keepCallback</w:t>
      </w:r>
      <w:proofErr w:type="spellEnd"/>
      <w:del w:id="165" w:author="Katlic, Peter (GE Research, US)" w:date="2023-05-15T13:15:00Z">
        <w:r w:rsidR="00DD2860" w:rsidRPr="00C07942" w:rsidDel="007F0552">
          <w:rPr>
            <w:rFonts w:ascii="Consolas" w:hAnsi="Consolas"/>
          </w:rPr>
          <w:delText xml:space="preserve"> =</w:delText>
        </w:r>
      </w:del>
      <w:ins w:id="166" w:author="Katlic, Peter (GE Research, US)" w:date="2023-05-15T13:15:00Z">
        <w:r>
          <w:rPr>
            <w:rFonts w:ascii="Consolas" w:hAnsi="Consolas"/>
          </w:rPr>
          <w:t>:</w:t>
        </w:r>
      </w:ins>
      <w:r w:rsidR="00DD2860" w:rsidRPr="00C07942">
        <w:rPr>
          <w:rFonts w:ascii="Consolas" w:hAnsi="Consolas"/>
        </w:rPr>
        <w:t xml:space="preserve"> [</w:t>
      </w:r>
      <w:proofErr w:type="spellStart"/>
      <w:r w:rsidR="00DD2860" w:rsidRPr="00C07942">
        <w:rPr>
          <w:rFonts w:ascii="Consolas" w:hAnsi="Consolas"/>
        </w:rPr>
        <w:t>NSNumber</w:t>
      </w:r>
      <w:proofErr w:type="spellEnd"/>
      <w:r w:rsidR="00DD2860" w:rsidRPr="00C07942">
        <w:rPr>
          <w:rFonts w:ascii="Consolas" w:hAnsi="Consolas"/>
        </w:rPr>
        <w:t xml:space="preserve"> </w:t>
      </w:r>
      <w:proofErr w:type="spellStart"/>
      <w:proofErr w:type="gramStart"/>
      <w:r w:rsidR="00DD2860" w:rsidRPr="00C07942">
        <w:rPr>
          <w:rFonts w:ascii="Consolas" w:hAnsi="Consolas"/>
        </w:rPr>
        <w:t>numberWithBool:YES</w:t>
      </w:r>
      <w:proofErr w:type="spellEnd"/>
      <w:proofErr w:type="gramEnd"/>
      <w:r w:rsidR="00DD2860" w:rsidRPr="00C07942">
        <w:rPr>
          <w:rFonts w:ascii="Consolas" w:hAnsi="Consolas"/>
        </w:rPr>
        <w:t>]</w:t>
      </w:r>
      <w:ins w:id="167" w:author="Katlic, Peter (GE Research, US)" w:date="2023-05-15T13:15:00Z">
        <w:r>
          <w:rPr>
            <w:rFonts w:ascii="Consolas" w:hAnsi="Consolas"/>
          </w:rPr>
          <w:t>]</w:t>
        </w:r>
      </w:ins>
      <w:r w:rsidR="00DD2860" w:rsidRPr="00C07942">
        <w:rPr>
          <w:rFonts w:ascii="Consolas" w:hAnsi="Consolas"/>
        </w:rPr>
        <w:t>;</w:t>
      </w:r>
    </w:p>
    <w:p w14:paraId="12A29C05" w14:textId="41D4968F" w:rsidR="00DD2860" w:rsidRDefault="00DD2860" w:rsidP="00C07942">
      <w:pPr>
        <w:pStyle w:val="NoSpacing"/>
        <w:ind w:left="720"/>
        <w:rPr>
          <w:rFonts w:ascii="Consolas" w:hAnsi="Consolas"/>
        </w:rPr>
      </w:pPr>
      <w:r w:rsidRPr="00C07942">
        <w:rPr>
          <w:rFonts w:ascii="Consolas" w:hAnsi="Consolas"/>
        </w:rPr>
        <w:t>[</w:t>
      </w:r>
      <w:proofErr w:type="spellStart"/>
      <w:r w:rsidRPr="00C07942">
        <w:rPr>
          <w:rFonts w:ascii="Consolas" w:hAnsi="Consolas"/>
        </w:rPr>
        <w:t>self.</w:t>
      </w:r>
      <w:proofErr w:type="gramStart"/>
      <w:r w:rsidRPr="00C07942">
        <w:rPr>
          <w:rFonts w:ascii="Consolas" w:hAnsi="Consolas"/>
        </w:rPr>
        <w:t>plugin.commandDelegate</w:t>
      </w:r>
      <w:proofErr w:type="spellEnd"/>
      <w:proofErr w:type="gramEnd"/>
      <w:r w:rsidRPr="00C07942">
        <w:rPr>
          <w:rFonts w:ascii="Consolas" w:hAnsi="Consolas"/>
        </w:rPr>
        <w:t xml:space="preserve"> </w:t>
      </w:r>
      <w:proofErr w:type="spellStart"/>
      <w:r w:rsidRPr="00C07942">
        <w:rPr>
          <w:rFonts w:ascii="Consolas" w:hAnsi="Consolas"/>
        </w:rPr>
        <w:t>sendPluginResult:result</w:t>
      </w:r>
      <w:proofErr w:type="spellEnd"/>
      <w:r w:rsidRPr="00C07942">
        <w:rPr>
          <w:rFonts w:ascii="Consolas" w:hAnsi="Consolas"/>
        </w:rPr>
        <w:t xml:space="preserve"> </w:t>
      </w:r>
      <w:proofErr w:type="spellStart"/>
      <w:r w:rsidRPr="00C07942">
        <w:rPr>
          <w:rFonts w:ascii="Consolas" w:hAnsi="Consolas"/>
        </w:rPr>
        <w:t>callbackId:self</w:t>
      </w:r>
      <w:proofErr w:type="spellEnd"/>
      <w:ins w:id="168" w:author="Katlic, Peter (GE Research, US)" w:date="2023-05-15T13:15:00Z">
        <w:r w:rsidR="007F0552">
          <w:rPr>
            <w:rFonts w:ascii="Consolas" w:hAnsi="Consolas"/>
          </w:rPr>
          <w:t>-&gt;</w:t>
        </w:r>
        <w:proofErr w:type="spellStart"/>
        <w:r w:rsidR="007F0552">
          <w:rPr>
            <w:rFonts w:ascii="Consolas" w:hAnsi="Consolas"/>
          </w:rPr>
          <w:t>cmd</w:t>
        </w:r>
      </w:ins>
      <w:del w:id="169" w:author="Katlic, Peter (GE Research, US)" w:date="2023-05-15T13:15:00Z">
        <w:r w:rsidRPr="00C07942" w:rsidDel="007F0552">
          <w:rPr>
            <w:rFonts w:ascii="Consolas" w:hAnsi="Consolas"/>
          </w:rPr>
          <w:delText>.</w:delText>
        </w:r>
      </w:del>
      <w:ins w:id="170" w:author="Katlic, Peter (GE Research, US)" w:date="2023-05-15T13:15:00Z">
        <w:r w:rsidR="007F0552">
          <w:rPr>
            <w:rFonts w:ascii="Consolas" w:hAnsi="Consolas"/>
          </w:rPr>
          <w:t>C</w:t>
        </w:r>
      </w:ins>
      <w:del w:id="171" w:author="Katlic, Peter (GE Research, US)" w:date="2023-05-15T13:15:00Z">
        <w:r w:rsidRPr="00C07942" w:rsidDel="007F0552">
          <w:rPr>
            <w:rFonts w:ascii="Consolas" w:hAnsi="Consolas"/>
          </w:rPr>
          <w:delText>plugin.cmd.c</w:delText>
        </w:r>
      </w:del>
      <w:r w:rsidRPr="00C07942">
        <w:rPr>
          <w:rFonts w:ascii="Consolas" w:hAnsi="Consolas"/>
        </w:rPr>
        <w:t>allbackId</w:t>
      </w:r>
      <w:proofErr w:type="spellEnd"/>
      <w:r w:rsidRPr="00C07942">
        <w:rPr>
          <w:rFonts w:ascii="Consolas" w:hAnsi="Consolas"/>
        </w:rPr>
        <w:t>]</w:t>
      </w:r>
      <w:r w:rsidR="00C07942">
        <w:rPr>
          <w:rFonts w:ascii="Consolas" w:hAnsi="Consolas"/>
        </w:rPr>
        <w:t>;</w:t>
      </w:r>
    </w:p>
    <w:p w14:paraId="7FA46C3B" w14:textId="4DE8E57D" w:rsidR="00C07942" w:rsidRDefault="00C07942" w:rsidP="00C07942">
      <w:pPr>
        <w:pStyle w:val="NoSpacing"/>
      </w:pPr>
    </w:p>
    <w:p w14:paraId="7AB8D7C7" w14:textId="19BDA8F8" w:rsidR="00C07942" w:rsidRPr="00C07942" w:rsidRDefault="00C07942" w:rsidP="00C07942">
      <w:pPr>
        <w:pStyle w:val="NoSpacing"/>
      </w:pPr>
      <w:r>
        <w:t>When the result arrives back on the JavaScript side, the object that was constructed as a dictionary is received as a JSON object</w:t>
      </w:r>
      <w:proofErr w:type="gramStart"/>
      <w:r>
        <w:t xml:space="preserve">.  </w:t>
      </w:r>
      <w:proofErr w:type="gramEnd"/>
      <w:r>
        <w:t>The message type is used to determine how to process the rest of the object</w:t>
      </w:r>
      <w:proofErr w:type="gramStart"/>
      <w:r>
        <w:t xml:space="preserve">.  </w:t>
      </w:r>
      <w:proofErr w:type="gramEnd"/>
      <w:r>
        <w:t>The function that processes the returned messages is “</w:t>
      </w:r>
      <w:proofErr w:type="spellStart"/>
      <w:proofErr w:type="gramStart"/>
      <w:r>
        <w:t>pluginMessage</w:t>
      </w:r>
      <w:proofErr w:type="spellEnd"/>
      <w:r>
        <w:t>(</w:t>
      </w:r>
      <w:proofErr w:type="gramEnd"/>
      <w:r>
        <w:t>)”.  This function is provided as the success callback function when the plugin is initially called</w:t>
      </w:r>
      <w:proofErr w:type="gramStart"/>
      <w:r>
        <w:t>.</w:t>
      </w:r>
      <w:r w:rsidR="00D44064">
        <w:t xml:space="preserve">  </w:t>
      </w:r>
      <w:proofErr w:type="gramEnd"/>
      <w:r w:rsidR="00D44064">
        <w:t>In the example described above a message with type == version always contains another key named version</w:t>
      </w:r>
      <w:proofErr w:type="gramStart"/>
      <w:r w:rsidR="00D44064">
        <w:t xml:space="preserve">.  </w:t>
      </w:r>
      <w:proofErr w:type="gramEnd"/>
      <w:r w:rsidR="00D44064">
        <w:t>Accessing the version key of this object will give the version of the app.</w:t>
      </w:r>
    </w:p>
    <w:p w14:paraId="5C860BFB" w14:textId="2BF58C15" w:rsidR="00C07942" w:rsidRPr="00C07942" w:rsidRDefault="00C07942" w:rsidP="00C07942">
      <w:pPr>
        <w:pStyle w:val="NoSpacing"/>
      </w:pPr>
    </w:p>
    <w:p w14:paraId="060BCE5C" w14:textId="62A1D153" w:rsidR="00C07942" w:rsidRDefault="00C07942" w:rsidP="00C07942">
      <w:pPr>
        <w:pStyle w:val="NoSpacing"/>
      </w:pPr>
      <w:r w:rsidRPr="00C07942">
        <w:t xml:space="preserve">This pattern of sending and receiving message between the JavaScript and Objective-C </w:t>
      </w:r>
      <w:proofErr w:type="gramStart"/>
      <w:r w:rsidRPr="00C07942">
        <w:t>is repeated</w:t>
      </w:r>
      <w:proofErr w:type="gramEnd"/>
      <w:r w:rsidRPr="00C07942">
        <w:t xml:space="preserve"> throughout the code.</w:t>
      </w:r>
    </w:p>
    <w:p w14:paraId="74E847D9" w14:textId="343588CF" w:rsidR="009233EA" w:rsidRDefault="009233EA" w:rsidP="00C07942">
      <w:pPr>
        <w:pStyle w:val="NoSpacing"/>
      </w:pPr>
    </w:p>
    <w:p w14:paraId="04CE423F" w14:textId="4556AA3B" w:rsidR="009233EA" w:rsidRDefault="009233EA" w:rsidP="00C07942">
      <w:pPr>
        <w:pStyle w:val="NoSpacing"/>
      </w:pPr>
      <w:r>
        <w:t xml:space="preserve">The message types defined in the code that </w:t>
      </w:r>
      <w:proofErr w:type="gramStart"/>
      <w:r>
        <w:t>are passed</w:t>
      </w:r>
      <w:proofErr w:type="gramEnd"/>
      <w:r>
        <w:t xml:space="preserve"> from the Objective-C to JavaScript are:</w:t>
      </w:r>
    </w:p>
    <w:p w14:paraId="628BD917" w14:textId="2A143A13" w:rsidR="009233EA" w:rsidRDefault="009233EA" w:rsidP="00C07942">
      <w:pPr>
        <w:pStyle w:val="NoSpacing"/>
      </w:pPr>
    </w:p>
    <w:p w14:paraId="6504A1E6" w14:textId="58555F4A" w:rsidR="009233EA" w:rsidRDefault="0013086A" w:rsidP="009233EA">
      <w:pPr>
        <w:pStyle w:val="NoSpacing"/>
        <w:ind w:left="720"/>
      </w:pPr>
      <w:r>
        <w:t>a</w:t>
      </w:r>
      <w:r w:rsidR="009233EA">
        <w:t xml:space="preserve">lert:  May cause a pop-up to </w:t>
      </w:r>
      <w:proofErr w:type="gramStart"/>
      <w:r w:rsidR="009233EA">
        <w:t>be shown</w:t>
      </w:r>
      <w:proofErr w:type="gramEnd"/>
      <w:r w:rsidR="009233EA">
        <w:t xml:space="preserve"> to the user.</w:t>
      </w:r>
    </w:p>
    <w:p w14:paraId="1191D9C0" w14:textId="471AAA0C" w:rsidR="009233EA" w:rsidRDefault="0013086A" w:rsidP="009233EA">
      <w:pPr>
        <w:pStyle w:val="NoSpacing"/>
        <w:ind w:left="720"/>
      </w:pPr>
      <w:r>
        <w:t>f</w:t>
      </w:r>
      <w:r w:rsidR="009233EA">
        <w:t>ilename (not presently used)</w:t>
      </w:r>
    </w:p>
    <w:p w14:paraId="3B2217EF" w14:textId="74EC84AA" w:rsidR="009233EA" w:rsidRDefault="0013086A" w:rsidP="009233EA">
      <w:pPr>
        <w:pStyle w:val="NoSpacing"/>
        <w:ind w:left="720"/>
      </w:pPr>
      <w:r>
        <w:lastRenderedPageBreak/>
        <w:t>s</w:t>
      </w:r>
      <w:r w:rsidR="009233EA">
        <w:t>tatus:  Indicates the current state of execution</w:t>
      </w:r>
      <w:proofErr w:type="gramStart"/>
      <w:r w:rsidR="009233EA">
        <w:t xml:space="preserve">.  </w:t>
      </w:r>
      <w:proofErr w:type="gramEnd"/>
      <w:r w:rsidR="009233EA">
        <w:t xml:space="preserve">May cause the UI indicator to turn </w:t>
      </w:r>
      <w:proofErr w:type="gramStart"/>
      <w:r w:rsidR="009233EA">
        <w:t>different colors</w:t>
      </w:r>
      <w:proofErr w:type="gramEnd"/>
      <w:r w:rsidR="009233EA">
        <w:t>.</w:t>
      </w:r>
    </w:p>
    <w:p w14:paraId="03FBFF34" w14:textId="119A7289" w:rsidR="009233EA" w:rsidRDefault="0013086A" w:rsidP="009233EA">
      <w:pPr>
        <w:pStyle w:val="NoSpacing"/>
        <w:ind w:left="720"/>
      </w:pPr>
      <w:r>
        <w:t>v</w:t>
      </w:r>
      <w:r w:rsidR="009233EA">
        <w:t>ersion:  Used to display the app version in the UI.</w:t>
      </w:r>
    </w:p>
    <w:p w14:paraId="75F2ACDC" w14:textId="4DAB38CA" w:rsidR="009233EA" w:rsidRDefault="0013086A" w:rsidP="009233EA">
      <w:pPr>
        <w:pStyle w:val="NoSpacing"/>
        <w:ind w:left="720"/>
      </w:pPr>
      <w:proofErr w:type="spellStart"/>
      <w:r>
        <w:t>s</w:t>
      </w:r>
      <w:r w:rsidR="009233EA">
        <w:t>ensor_params</w:t>
      </w:r>
      <w:proofErr w:type="spellEnd"/>
      <w:r w:rsidR="009233EA">
        <w:t xml:space="preserve">:  </w:t>
      </w:r>
      <w:r w:rsidR="00FF1586">
        <w:t>Returns</w:t>
      </w:r>
      <w:r w:rsidR="009233EA">
        <w:t xml:space="preserve"> sensor parameters that </w:t>
      </w:r>
      <w:proofErr w:type="gramStart"/>
      <w:r w:rsidR="009233EA">
        <w:t>are stored</w:t>
      </w:r>
      <w:proofErr w:type="gramEnd"/>
      <w:r w:rsidR="009233EA">
        <w:t xml:space="preserve"> persistently in the App Settings.</w:t>
      </w:r>
    </w:p>
    <w:p w14:paraId="4B72633B" w14:textId="0AB667AD" w:rsidR="009233EA" w:rsidRDefault="0013086A" w:rsidP="009233EA">
      <w:pPr>
        <w:pStyle w:val="NoSpacing"/>
        <w:ind w:left="720"/>
      </w:pPr>
      <w:r>
        <w:t>d</w:t>
      </w:r>
      <w:r w:rsidR="009233EA">
        <w:t>ata</w:t>
      </w:r>
      <w:r w:rsidR="007E7FFE">
        <w:t xml:space="preserve">:  </w:t>
      </w:r>
      <w:r w:rsidR="00FF1586">
        <w:t>Returns data collected and/or generated by the app.</w:t>
      </w:r>
    </w:p>
    <w:p w14:paraId="3D377F42" w14:textId="23259E2B" w:rsidR="009233EA" w:rsidRDefault="0013086A" w:rsidP="009233EA">
      <w:pPr>
        <w:pStyle w:val="NoSpacing"/>
        <w:ind w:left="720"/>
        <w:rPr>
          <w:ins w:id="172" w:author="Katlic, Peter (GE Research, US)" w:date="2023-05-15T13:37:00Z"/>
        </w:rPr>
      </w:pPr>
      <w:r>
        <w:t>p</w:t>
      </w:r>
      <w:r w:rsidR="009233EA">
        <w:t>rogress</w:t>
      </w:r>
      <w:r w:rsidR="00FF1586">
        <w:t>:  Provides a progress indication on data collection.</w:t>
      </w:r>
    </w:p>
    <w:p w14:paraId="7BD1ACAB" w14:textId="0DBD23EF" w:rsidR="00F0562A" w:rsidRDefault="00F0562A" w:rsidP="009233EA">
      <w:pPr>
        <w:pStyle w:val="NoSpacing"/>
        <w:ind w:left="720"/>
        <w:rPr>
          <w:ins w:id="173" w:author="Katlic, Peter (GE Research, US)" w:date="2023-05-15T13:38:00Z"/>
        </w:rPr>
      </w:pPr>
      <w:ins w:id="174" w:author="Katlic, Peter (GE Research, US)" w:date="2023-05-15T13:37:00Z">
        <w:r>
          <w:t xml:space="preserve">log: </w:t>
        </w:r>
      </w:ins>
      <w:ins w:id="175" w:author="Katlic, Peter (GE Research, US)" w:date="2023-05-15T13:38:00Z">
        <w:r>
          <w:t>Write a log message</w:t>
        </w:r>
      </w:ins>
    </w:p>
    <w:p w14:paraId="3E3AFC3A" w14:textId="2CA952CE" w:rsidR="00F0562A" w:rsidRDefault="00F0562A" w:rsidP="009233EA">
      <w:pPr>
        <w:pStyle w:val="NoSpacing"/>
        <w:ind w:left="720"/>
        <w:rPr>
          <w:ins w:id="176" w:author="Katlic, Peter (GE Research, US)" w:date="2023-05-15T13:38:00Z"/>
        </w:rPr>
      </w:pPr>
      <w:proofErr w:type="spellStart"/>
      <w:ins w:id="177" w:author="Katlic, Peter (GE Research, US)" w:date="2023-05-15T13:38:00Z">
        <w:r>
          <w:t>export_log</w:t>
        </w:r>
        <w:proofErr w:type="spellEnd"/>
        <w:r>
          <w:t>: Save a log file</w:t>
        </w:r>
      </w:ins>
    </w:p>
    <w:p w14:paraId="03D76662" w14:textId="27E3D40F" w:rsidR="00F0562A" w:rsidRDefault="00F0562A" w:rsidP="009233EA">
      <w:pPr>
        <w:pStyle w:val="NoSpacing"/>
        <w:ind w:left="720"/>
        <w:rPr>
          <w:ins w:id="178" w:author="Katlic, Peter (GE Research, US)" w:date="2023-05-15T13:39:00Z"/>
        </w:rPr>
      </w:pPr>
      <w:ins w:id="179" w:author="Katlic, Peter (GE Research, US)" w:date="2023-05-15T13:38:00Z">
        <w:r>
          <w:t>setting: Returns a calculated intensity threshold based on</w:t>
        </w:r>
      </w:ins>
      <w:ins w:id="180" w:author="Katlic, Peter (GE Research, US)" w:date="2023-05-15T13:39:00Z">
        <w:r>
          <w:t xml:space="preserve"> the provided measurement rate</w:t>
        </w:r>
      </w:ins>
    </w:p>
    <w:p w14:paraId="6D8AF67E" w14:textId="44FE1F8C" w:rsidR="00F0562A" w:rsidRDefault="00F0562A" w:rsidP="00F0562A">
      <w:pPr>
        <w:pStyle w:val="NoSpacing"/>
        <w:ind w:left="720"/>
      </w:pPr>
      <w:ins w:id="181" w:author="Katlic, Peter (GE Research, US)" w:date="2023-05-15T13:39:00Z">
        <w:r>
          <w:t xml:space="preserve">connection: Updates connection type (Serial, Ethernet, Demo) </w:t>
        </w:r>
      </w:ins>
    </w:p>
    <w:p w14:paraId="7AFCF85D" w14:textId="55D0F794" w:rsidR="006A73F0" w:rsidRDefault="006A73F0" w:rsidP="006A73F0">
      <w:pPr>
        <w:pStyle w:val="NoSpacing"/>
      </w:pPr>
    </w:p>
    <w:p w14:paraId="4CB6C2E7" w14:textId="751C2275" w:rsidR="006A73F0" w:rsidRDefault="006A73F0" w:rsidP="006A73F0">
      <w:pPr>
        <w:pStyle w:val="NoSpacing"/>
      </w:pPr>
      <w:r>
        <w:t>The message types passed from the JavaScript to the Objective-C are:</w:t>
      </w:r>
    </w:p>
    <w:p w14:paraId="5362CB2E" w14:textId="739D8977" w:rsidR="006A73F0" w:rsidRDefault="006A73F0" w:rsidP="006A73F0">
      <w:pPr>
        <w:pStyle w:val="NoSpacing"/>
      </w:pPr>
    </w:p>
    <w:p w14:paraId="7DAF8E11" w14:textId="61B9AC28" w:rsidR="0013086A" w:rsidRDefault="00DA51B9" w:rsidP="00387BFD">
      <w:pPr>
        <w:pStyle w:val="NoSpacing"/>
        <w:ind w:left="720"/>
      </w:pPr>
      <w:proofErr w:type="spellStart"/>
      <w:r>
        <w:t>g</w:t>
      </w:r>
      <w:r w:rsidR="0013086A">
        <w:t>et_version</w:t>
      </w:r>
      <w:proofErr w:type="spellEnd"/>
      <w:r w:rsidR="0013086A">
        <w:t>:</w:t>
      </w:r>
      <w:r w:rsidR="00387BFD">
        <w:t xml:space="preserve">  Gets the app version</w:t>
      </w:r>
    </w:p>
    <w:p w14:paraId="757B9F7F" w14:textId="7A340E37" w:rsidR="0013086A" w:rsidRDefault="00DA51B9" w:rsidP="00387BFD">
      <w:pPr>
        <w:pStyle w:val="NoSpacing"/>
        <w:ind w:left="720"/>
      </w:pPr>
      <w:proofErr w:type="spellStart"/>
      <w:r>
        <w:t>s</w:t>
      </w:r>
      <w:r w:rsidR="0013086A">
        <w:t>et_demo_mode</w:t>
      </w:r>
      <w:proofErr w:type="spellEnd"/>
      <w:r w:rsidR="0013086A">
        <w:t>:</w:t>
      </w:r>
      <w:r w:rsidR="00387BFD">
        <w:t xml:space="preserve"> Put the app in Demo mode.</w:t>
      </w:r>
    </w:p>
    <w:p w14:paraId="2B1A6347" w14:textId="3769DDE5" w:rsidR="0013086A" w:rsidRDefault="00DA51B9" w:rsidP="00387BFD">
      <w:pPr>
        <w:pStyle w:val="NoSpacing"/>
        <w:ind w:left="720"/>
      </w:pPr>
      <w:proofErr w:type="spellStart"/>
      <w:r>
        <w:t>s</w:t>
      </w:r>
      <w:r w:rsidR="0013086A">
        <w:t>et_connection_mode</w:t>
      </w:r>
      <w:proofErr w:type="spellEnd"/>
      <w:r w:rsidR="0013086A">
        <w:t>:</w:t>
      </w:r>
      <w:r w:rsidR="00387BFD">
        <w:t xml:space="preserve">  Set the app to communicate via serial cable or ethernet.</w:t>
      </w:r>
    </w:p>
    <w:p w14:paraId="19F6BCF6" w14:textId="0A5DF566" w:rsidR="0013086A" w:rsidRDefault="00DA51B9" w:rsidP="00387BFD">
      <w:pPr>
        <w:pStyle w:val="NoSpacing"/>
        <w:ind w:left="720"/>
      </w:pPr>
      <w:proofErr w:type="spellStart"/>
      <w:r>
        <w:t>s</w:t>
      </w:r>
      <w:r w:rsidR="0013086A">
        <w:t>can_meta_data</w:t>
      </w:r>
      <w:proofErr w:type="spellEnd"/>
      <w:r w:rsidR="0013086A">
        <w:t>:</w:t>
      </w:r>
      <w:r w:rsidR="00387BFD">
        <w:t xml:space="preserve">  Sends data relating to the scan. Includes frame size, serial number, customer, site, operator, units, </w:t>
      </w:r>
      <w:proofErr w:type="gramStart"/>
      <w:r w:rsidR="00387BFD">
        <w:t>etc.</w:t>
      </w:r>
      <w:proofErr w:type="gramEnd"/>
      <w:r w:rsidR="00387BFD">
        <w:t xml:space="preserve"> </w:t>
      </w:r>
    </w:p>
    <w:p w14:paraId="351E09ED" w14:textId="68835E12" w:rsidR="0013086A" w:rsidRDefault="00DA51B9" w:rsidP="00387BFD">
      <w:pPr>
        <w:pStyle w:val="NoSpacing"/>
        <w:ind w:left="720"/>
      </w:pPr>
      <w:proofErr w:type="spellStart"/>
      <w:r>
        <w:t>s</w:t>
      </w:r>
      <w:r w:rsidR="0013086A">
        <w:t>et_measuring_rate</w:t>
      </w:r>
      <w:proofErr w:type="spellEnd"/>
      <w:r w:rsidR="0013086A">
        <w:t>:</w:t>
      </w:r>
      <w:r w:rsidR="00387BFD">
        <w:t xml:space="preserve">  Sets the measuring rate of the controller.</w:t>
      </w:r>
    </w:p>
    <w:p w14:paraId="4D0287C0" w14:textId="380D5DD0" w:rsidR="0013086A" w:rsidRDefault="00DA51B9" w:rsidP="00387BFD">
      <w:pPr>
        <w:pStyle w:val="NoSpacing"/>
        <w:ind w:left="720"/>
      </w:pPr>
      <w:proofErr w:type="spellStart"/>
      <w:r>
        <w:t>s</w:t>
      </w:r>
      <w:r w:rsidR="0013086A">
        <w:t>et_threshold</w:t>
      </w:r>
      <w:proofErr w:type="spellEnd"/>
      <w:r w:rsidR="0013086A">
        <w:t>:</w:t>
      </w:r>
      <w:r w:rsidR="00387BFD">
        <w:t xml:space="preserve">  Sets the intensity threshold of the controller.</w:t>
      </w:r>
    </w:p>
    <w:p w14:paraId="682A0627" w14:textId="63B14756" w:rsidR="0013086A" w:rsidRDefault="00DA51B9" w:rsidP="00387BFD">
      <w:pPr>
        <w:pStyle w:val="NoSpacing"/>
        <w:ind w:left="720"/>
      </w:pPr>
      <w:proofErr w:type="spellStart"/>
      <w:r>
        <w:t>d</w:t>
      </w:r>
      <w:r w:rsidR="0013086A">
        <w:t>o_dark_reference</w:t>
      </w:r>
      <w:proofErr w:type="spellEnd"/>
      <w:r w:rsidR="0013086A">
        <w:t>:</w:t>
      </w:r>
      <w:r w:rsidR="00387BFD">
        <w:t xml:space="preserve">  Initiates the dark reference sequence on the controller.</w:t>
      </w:r>
    </w:p>
    <w:p w14:paraId="55447483" w14:textId="6B54F6C7" w:rsidR="0013086A" w:rsidRDefault="00DA51B9" w:rsidP="00387BFD">
      <w:pPr>
        <w:pStyle w:val="NoSpacing"/>
        <w:ind w:left="720"/>
      </w:pPr>
      <w:proofErr w:type="spellStart"/>
      <w:r>
        <w:t>d</w:t>
      </w:r>
      <w:r w:rsidR="0013086A">
        <w:t>o_mastering</w:t>
      </w:r>
      <w:proofErr w:type="spellEnd"/>
      <w:r w:rsidR="0013086A">
        <w:t>:</w:t>
      </w:r>
      <w:r w:rsidR="00387BFD">
        <w:t xml:space="preserve">  Initiates the mastering sequence on the controller.</w:t>
      </w:r>
    </w:p>
    <w:p w14:paraId="1D59F85A" w14:textId="30EA5622" w:rsidR="0013086A" w:rsidRDefault="00DA51B9" w:rsidP="00387BFD">
      <w:pPr>
        <w:pStyle w:val="NoSpacing"/>
        <w:ind w:left="720"/>
      </w:pPr>
      <w:r>
        <w:t>s</w:t>
      </w:r>
      <w:r w:rsidR="0013086A">
        <w:t>hutdown:</w:t>
      </w:r>
      <w:r w:rsidR="00387BFD">
        <w:t xml:space="preserve">  Exits the app.</w:t>
      </w:r>
    </w:p>
    <w:p w14:paraId="21DD41F0" w14:textId="37936017" w:rsidR="0013086A" w:rsidRDefault="00BC47B6" w:rsidP="00387BFD">
      <w:pPr>
        <w:pStyle w:val="NoSpacing"/>
        <w:ind w:left="720"/>
      </w:pPr>
      <w:proofErr w:type="spellStart"/>
      <w:r>
        <w:t>g</w:t>
      </w:r>
      <w:r w:rsidR="0013086A">
        <w:t>et_data_file</w:t>
      </w:r>
      <w:proofErr w:type="spellEnd"/>
      <w:r w:rsidR="0013086A">
        <w:t xml:space="preserve"> (not presently used)</w:t>
      </w:r>
    </w:p>
    <w:p w14:paraId="046827CD" w14:textId="77777777" w:rsidR="00574638" w:rsidRDefault="00574638" w:rsidP="00574638">
      <w:pPr>
        <w:pStyle w:val="NoSpacing"/>
        <w:ind w:left="720"/>
      </w:pPr>
      <w:proofErr w:type="spellStart"/>
      <w:r>
        <w:t>get_sensor_parameters</w:t>
      </w:r>
      <w:proofErr w:type="spellEnd"/>
      <w:r>
        <w:t>:  Gets the sensor parameters stored persistently in the App Settings.</w:t>
      </w:r>
    </w:p>
    <w:p w14:paraId="693D2A12" w14:textId="1429AB8E" w:rsidR="0013086A" w:rsidRDefault="00BC47B6" w:rsidP="00387BFD">
      <w:pPr>
        <w:pStyle w:val="NoSpacing"/>
        <w:ind w:left="720"/>
      </w:pPr>
      <w:proofErr w:type="spellStart"/>
      <w:r>
        <w:t>s</w:t>
      </w:r>
      <w:r w:rsidR="0013086A">
        <w:t>et_sensor_parameters</w:t>
      </w:r>
      <w:proofErr w:type="spellEnd"/>
      <w:r w:rsidR="0013086A">
        <w:t>:</w:t>
      </w:r>
      <w:r w:rsidR="00574638">
        <w:t xml:space="preserve">  Sets the sensor parameters stored persistently in the App Settings.</w:t>
      </w:r>
    </w:p>
    <w:p w14:paraId="5A4FC8B7" w14:textId="45A976D0" w:rsidR="0013086A" w:rsidRDefault="00BC47B6" w:rsidP="00387BFD">
      <w:pPr>
        <w:pStyle w:val="NoSpacing"/>
        <w:ind w:left="720"/>
        <w:rPr>
          <w:ins w:id="182" w:author="Katlic, Peter (GE Research, US)" w:date="2023-05-15T13:43:00Z"/>
        </w:rPr>
      </w:pPr>
      <w:proofErr w:type="spellStart"/>
      <w:r>
        <w:t>s</w:t>
      </w:r>
      <w:r w:rsidR="0013086A">
        <w:t>end_data</w:t>
      </w:r>
      <w:proofErr w:type="spellEnd"/>
      <w:r w:rsidR="0013086A">
        <w:t>:</w:t>
      </w:r>
      <w:r w:rsidR="003E7D9F">
        <w:t xml:space="preserve">  Requests a data collection from the Objective-C side.</w:t>
      </w:r>
    </w:p>
    <w:p w14:paraId="7634B3D5" w14:textId="023B1110" w:rsidR="00FC7F2D" w:rsidRDefault="00FC7F2D" w:rsidP="00387BFD">
      <w:pPr>
        <w:pStyle w:val="NoSpacing"/>
        <w:ind w:left="720"/>
        <w:rPr>
          <w:ins w:id="183" w:author="Katlic, Peter (GE Research, US)" w:date="2023-05-15T13:44:00Z"/>
        </w:rPr>
      </w:pPr>
      <w:proofErr w:type="spellStart"/>
      <w:ins w:id="184" w:author="Katlic, Peter (GE Research, US)" w:date="2023-05-15T13:43:00Z">
        <w:r>
          <w:t>get_threshold_for_rate</w:t>
        </w:r>
      </w:ins>
      <w:proofErr w:type="spellEnd"/>
      <w:ins w:id="185" w:author="Katlic, Peter (GE Research, US)" w:date="2023-05-15T13:44:00Z">
        <w:r>
          <w:t>: Gets the calculated threshold for a provided measurement rate</w:t>
        </w:r>
      </w:ins>
    </w:p>
    <w:p w14:paraId="3A98BF98" w14:textId="4D747766" w:rsidR="00FC7F2D" w:rsidRDefault="00FC7F2D" w:rsidP="00387BFD">
      <w:pPr>
        <w:pStyle w:val="NoSpacing"/>
        <w:ind w:left="720"/>
        <w:rPr>
          <w:ins w:id="186" w:author="Katlic, Peter (GE Research, US)" w:date="2023-05-15T13:45:00Z"/>
        </w:rPr>
      </w:pPr>
      <w:proofErr w:type="spellStart"/>
      <w:ins w:id="187" w:author="Katlic, Peter (GE Research, US)" w:date="2023-05-15T13:44:00Z">
        <w:r>
          <w:t>set_manual_override</w:t>
        </w:r>
        <w:proofErr w:type="spellEnd"/>
        <w:r>
          <w:t xml:space="preserve">: Use a </w:t>
        </w:r>
        <w:proofErr w:type="gramStart"/>
        <w:r>
          <w:t>manually-specified</w:t>
        </w:r>
        <w:proofErr w:type="gramEnd"/>
        <w:r>
          <w:t xml:space="preserve"> measurement rate</w:t>
        </w:r>
      </w:ins>
    </w:p>
    <w:p w14:paraId="466F35B4" w14:textId="4BE0E750" w:rsidR="00FC7F2D" w:rsidRDefault="00FC7F2D" w:rsidP="00387BFD">
      <w:pPr>
        <w:pStyle w:val="NoSpacing"/>
        <w:ind w:left="720"/>
        <w:rPr>
          <w:ins w:id="188" w:author="Katlic, Peter (GE Research, US)" w:date="2023-05-15T13:45:00Z"/>
        </w:rPr>
      </w:pPr>
      <w:ins w:id="189" w:author="Katlic, Peter (GE Research, US)" w:date="2023-05-15T13:45:00Z">
        <w:r>
          <w:t>abort: Stop data collection</w:t>
        </w:r>
      </w:ins>
    </w:p>
    <w:p w14:paraId="426F338A" w14:textId="5D4D875F" w:rsidR="00FC7F2D" w:rsidRDefault="00FC7F2D" w:rsidP="00387BFD">
      <w:pPr>
        <w:pStyle w:val="NoSpacing"/>
        <w:ind w:left="720"/>
        <w:rPr>
          <w:ins w:id="190" w:author="Katlic, Peter (GE Research, US)" w:date="2023-05-15T13:45:00Z"/>
        </w:rPr>
      </w:pPr>
      <w:proofErr w:type="spellStart"/>
      <w:ins w:id="191" w:author="Katlic, Peter (GE Research, US)" w:date="2023-05-15T13:45:00Z">
        <w:r>
          <w:t>open_settings</w:t>
        </w:r>
        <w:proofErr w:type="spellEnd"/>
        <w:r>
          <w:t>: Open iOS app settings for e4pt</w:t>
        </w:r>
      </w:ins>
    </w:p>
    <w:p w14:paraId="04DBA513" w14:textId="244332A1" w:rsidR="00FC7F2D" w:rsidRDefault="00FC7F2D" w:rsidP="00387BFD">
      <w:pPr>
        <w:pStyle w:val="NoSpacing"/>
        <w:ind w:left="720"/>
        <w:rPr>
          <w:ins w:id="192" w:author="Katlic, Peter (GE Research, US)" w:date="2023-05-15T13:46:00Z"/>
        </w:rPr>
      </w:pPr>
      <w:proofErr w:type="spellStart"/>
      <w:ins w:id="193" w:author="Katlic, Peter (GE Research, US)" w:date="2023-05-15T13:45:00Z">
        <w:r>
          <w:t>get_offset_adjustment</w:t>
        </w:r>
      </w:ins>
      <w:proofErr w:type="spellEnd"/>
      <w:ins w:id="194" w:author="Katlic, Peter (GE Research, US)" w:date="2023-05-15T13:46:00Z">
        <w:r>
          <w:t>: Gets offset adjustment calculation details</w:t>
        </w:r>
      </w:ins>
    </w:p>
    <w:p w14:paraId="5301E2B8" w14:textId="65483FAD" w:rsidR="00FC7F2D" w:rsidRDefault="00FC7F2D" w:rsidP="00387BFD">
      <w:pPr>
        <w:pStyle w:val="NoSpacing"/>
        <w:ind w:left="720"/>
        <w:rPr>
          <w:ins w:id="195" w:author="Katlic, Peter (GE Research, US)" w:date="2023-05-15T13:46:00Z"/>
        </w:rPr>
      </w:pPr>
      <w:proofErr w:type="spellStart"/>
      <w:ins w:id="196" w:author="Katlic, Peter (GE Research, US)" w:date="2023-05-15T13:46:00Z">
        <w:r>
          <w:t>get_connection_mode</w:t>
        </w:r>
        <w:proofErr w:type="spellEnd"/>
        <w:r>
          <w:t>: Get the app communication mode</w:t>
        </w:r>
      </w:ins>
      <w:ins w:id="197" w:author="Katlic, Peter (GE Research, US)" w:date="2023-05-15T13:47:00Z">
        <w:r>
          <w:t xml:space="preserve"> with the controller</w:t>
        </w:r>
      </w:ins>
    </w:p>
    <w:p w14:paraId="10F1C690" w14:textId="00FEBAB9" w:rsidR="00FC7F2D" w:rsidRDefault="00FC7F2D" w:rsidP="00387BFD">
      <w:pPr>
        <w:pStyle w:val="NoSpacing"/>
        <w:ind w:left="720"/>
        <w:rPr>
          <w:ins w:id="198" w:author="Katlic, Peter (GE Research, US)" w:date="2023-05-15T13:47:00Z"/>
        </w:rPr>
      </w:pPr>
      <w:proofErr w:type="spellStart"/>
      <w:ins w:id="199" w:author="Katlic, Peter (GE Research, US)" w:date="2023-05-15T13:46:00Z">
        <w:r>
          <w:t>check</w:t>
        </w:r>
      </w:ins>
      <w:ins w:id="200" w:author="Katlic, Peter (GE Research, US)" w:date="2023-05-15T13:47:00Z">
        <w:r>
          <w:t>_connection_status</w:t>
        </w:r>
        <w:proofErr w:type="spellEnd"/>
        <w:r>
          <w:t>: Get the status of the current connection</w:t>
        </w:r>
      </w:ins>
    </w:p>
    <w:p w14:paraId="718C8793" w14:textId="598B873E" w:rsidR="00FC7F2D" w:rsidRDefault="00FC7F2D" w:rsidP="00387BFD">
      <w:pPr>
        <w:pStyle w:val="NoSpacing"/>
        <w:ind w:left="720"/>
        <w:rPr>
          <w:ins w:id="201" w:author="Katlic, Peter (GE Research, US)" w:date="2023-05-15T13:48:00Z"/>
        </w:rPr>
      </w:pPr>
      <w:proofErr w:type="spellStart"/>
      <w:ins w:id="202" w:author="Katlic, Peter (GE Research, US)" w:date="2023-05-15T13:47:00Z">
        <w:r>
          <w:t>configure_controller</w:t>
        </w:r>
        <w:proofErr w:type="spellEnd"/>
        <w:r>
          <w:t>: Reset controller configuration to GE specifications</w:t>
        </w:r>
      </w:ins>
    </w:p>
    <w:p w14:paraId="1005EBED" w14:textId="79775EEB" w:rsidR="00FC7F2D" w:rsidRDefault="00FC7F2D" w:rsidP="00387BFD">
      <w:pPr>
        <w:pStyle w:val="NoSpacing"/>
        <w:ind w:left="720"/>
        <w:rPr>
          <w:ins w:id="203" w:author="Katlic, Peter (GE Research, US)" w:date="2023-05-15T13:44:00Z"/>
        </w:rPr>
      </w:pPr>
      <w:proofErr w:type="spellStart"/>
      <w:ins w:id="204" w:author="Katlic, Peter (GE Research, US)" w:date="2023-05-15T13:48:00Z">
        <w:r>
          <w:t>read_sensor_parameters</w:t>
        </w:r>
        <w:proofErr w:type="spellEnd"/>
        <w:r>
          <w:t>: Get the sensor parameters from the controller</w:t>
        </w:r>
      </w:ins>
    </w:p>
    <w:p w14:paraId="73531471" w14:textId="77777777" w:rsidR="00FC7F2D" w:rsidRDefault="00FC7F2D" w:rsidP="00387BFD">
      <w:pPr>
        <w:pStyle w:val="NoSpacing"/>
        <w:ind w:left="720"/>
      </w:pPr>
    </w:p>
    <w:p w14:paraId="113FEE0B" w14:textId="5C9BE5B9" w:rsidR="003E7D9F" w:rsidRDefault="003E7D9F" w:rsidP="00387BFD">
      <w:pPr>
        <w:pStyle w:val="NoSpacing"/>
        <w:ind w:left="720"/>
      </w:pPr>
    </w:p>
    <w:p w14:paraId="6C28FAD6" w14:textId="18224FE7" w:rsidR="00F203E4" w:rsidRDefault="00F203E4" w:rsidP="00F203E4">
      <w:pPr>
        <w:pStyle w:val="Heading2"/>
      </w:pPr>
      <w:r>
        <w:t>“Telnet” Commands:</w:t>
      </w:r>
    </w:p>
    <w:p w14:paraId="5945812A" w14:textId="50959400" w:rsidR="00F203E4" w:rsidRDefault="00F203E4" w:rsidP="006A73F0">
      <w:pPr>
        <w:pStyle w:val="NoSpacing"/>
      </w:pPr>
      <w:r>
        <w:t>Commands may be sent to the sensor controller via ethernet or serial</w:t>
      </w:r>
      <w:proofErr w:type="gramStart"/>
      <w:r>
        <w:t xml:space="preserve">.  </w:t>
      </w:r>
      <w:proofErr w:type="gramEnd"/>
      <w:r>
        <w:t>They can also be entered manually by logging into the controller using a telnet terminal and manually typing the commands</w:t>
      </w:r>
      <w:proofErr w:type="gramStart"/>
      <w:r>
        <w:t xml:space="preserve">.  </w:t>
      </w:r>
      <w:proofErr w:type="gramEnd"/>
      <w:r>
        <w:t xml:space="preserve">For this reason, the commands sent to the controller </w:t>
      </w:r>
      <w:proofErr w:type="gramStart"/>
      <w:r>
        <w:t>are referred</w:t>
      </w:r>
      <w:proofErr w:type="gramEnd"/>
      <w:r>
        <w:t xml:space="preserve"> to in this app as “telnet” commands, regardless of the pathway by which they are sent (serial or ethernet).</w:t>
      </w:r>
    </w:p>
    <w:p w14:paraId="12D4B99D" w14:textId="77777777" w:rsidR="00F203E4" w:rsidRDefault="00F203E4" w:rsidP="006A73F0">
      <w:pPr>
        <w:pStyle w:val="NoSpacing"/>
      </w:pPr>
    </w:p>
    <w:p w14:paraId="48B38743" w14:textId="49CC2540" w:rsidR="00CC42F1" w:rsidRDefault="00F203E4" w:rsidP="006A73F0">
      <w:pPr>
        <w:pStyle w:val="NoSpacing"/>
      </w:pPr>
      <w:r>
        <w:t>Sometimes it is desirable to send multiple command</w:t>
      </w:r>
      <w:ins w:id="205" w:author="McManus, Kelly (GE Gas Power)" w:date="2023-05-16T14:27:00Z">
        <w:r w:rsidR="00BE3BAE">
          <w:t>s</w:t>
        </w:r>
      </w:ins>
      <w:r>
        <w:t xml:space="preserve"> to accomplish a task</w:t>
      </w:r>
      <w:proofErr w:type="gramStart"/>
      <w:r>
        <w:t xml:space="preserve">.  </w:t>
      </w:r>
      <w:proofErr w:type="gramEnd"/>
      <w:r>
        <w:t>To facilitate this, an array is held in the Obj-C code to hold telnet commands</w:t>
      </w:r>
      <w:proofErr w:type="gramStart"/>
      <w:r>
        <w:t xml:space="preserve">.  </w:t>
      </w:r>
      <w:proofErr w:type="gramEnd"/>
      <w:r>
        <w:t>They are then sent one at a time to the controller using a timer</w:t>
      </w:r>
      <w:proofErr w:type="gramStart"/>
      <w:r>
        <w:t xml:space="preserve">.  </w:t>
      </w:r>
      <w:proofErr w:type="gramEnd"/>
      <w:r>
        <w:t>This array constitutes a command stack</w:t>
      </w:r>
      <w:proofErr w:type="gramStart"/>
      <w:r>
        <w:t xml:space="preserve">.  </w:t>
      </w:r>
      <w:proofErr w:type="gramEnd"/>
      <w:r>
        <w:t xml:space="preserve">When the timer fires, a command is sent to the </w:t>
      </w:r>
      <w:r>
        <w:lastRenderedPageBreak/>
        <w:t>controller and then removed from the stack</w:t>
      </w:r>
      <w:proofErr w:type="gramStart"/>
      <w:r>
        <w:t xml:space="preserve">.  </w:t>
      </w:r>
      <w:proofErr w:type="gramEnd"/>
      <w:r>
        <w:t>When the timer fires again, the next command is sent</w:t>
      </w:r>
      <w:proofErr w:type="gramStart"/>
      <w:r>
        <w:t xml:space="preserve">.  </w:t>
      </w:r>
      <w:proofErr w:type="gramEnd"/>
      <w:r>
        <w:t xml:space="preserve">When it is determined that the stack is empty, the timer </w:t>
      </w:r>
      <w:proofErr w:type="gramStart"/>
      <w:r>
        <w:t>is disabled</w:t>
      </w:r>
      <w:proofErr w:type="gramEnd"/>
      <w:r>
        <w:t>.</w:t>
      </w:r>
    </w:p>
    <w:p w14:paraId="33C7E7C2" w14:textId="77777777" w:rsidR="00CC42F1" w:rsidRDefault="00CC42F1" w:rsidP="006A73F0">
      <w:pPr>
        <w:pStyle w:val="NoSpacing"/>
      </w:pPr>
    </w:p>
    <w:p w14:paraId="25A16FA7" w14:textId="4E1BD9AB" w:rsidR="0013086A" w:rsidRDefault="00CC42F1" w:rsidP="006A73F0">
      <w:pPr>
        <w:pStyle w:val="NoSpacing"/>
      </w:pPr>
      <w:r>
        <w:t>After a command is sent, the telnet channel</w:t>
      </w:r>
      <w:r w:rsidR="00CC54BF">
        <w:t xml:space="preserve"> state</w:t>
      </w:r>
      <w:r>
        <w:t xml:space="preserve"> is set to “not</w:t>
      </w:r>
      <w:r w:rsidR="00D96DD5">
        <w:t xml:space="preserve"> </w:t>
      </w:r>
      <w:r>
        <w:t>ready</w:t>
      </w:r>
      <w:proofErr w:type="gramStart"/>
      <w:r>
        <w:t>”.</w:t>
      </w:r>
      <w:proofErr w:type="gramEnd"/>
      <w:r>
        <w:t xml:space="preserve"> </w:t>
      </w:r>
      <w:r w:rsidR="00CC54BF">
        <w:t xml:space="preserve"> </w:t>
      </w:r>
      <w:r w:rsidR="00D96DD5">
        <w:t>T</w:t>
      </w:r>
      <w:r w:rsidR="00CC54BF">
        <w:t xml:space="preserve">he output of the controller is </w:t>
      </w:r>
      <w:r w:rsidR="00D96DD5">
        <w:t xml:space="preserve">then </w:t>
      </w:r>
      <w:r w:rsidR="00CC54BF">
        <w:t>monitored for data containing the string “-&gt;</w:t>
      </w:r>
      <w:proofErr w:type="gramStart"/>
      <w:r w:rsidR="00CC54BF">
        <w:t>”,</w:t>
      </w:r>
      <w:proofErr w:type="gramEnd"/>
      <w:r w:rsidR="00CC54BF">
        <w:t xml:space="preserve"> which is the telnet prompt.  This indicates that the command executed (successfully or not)</w:t>
      </w:r>
      <w:proofErr w:type="gramStart"/>
      <w:r w:rsidR="00CC54BF">
        <w:t xml:space="preserve">.  </w:t>
      </w:r>
      <w:proofErr w:type="gramEnd"/>
      <w:r w:rsidR="00CC54BF">
        <w:t>When this prompt is received the telnet channel state is set to “ready</w:t>
      </w:r>
      <w:proofErr w:type="gramStart"/>
      <w:r w:rsidR="00CC54BF">
        <w:t>”.</w:t>
      </w:r>
      <w:proofErr w:type="gramEnd"/>
      <w:r w:rsidR="00CC54BF">
        <w:t xml:space="preserve">  When the timer fires to send a telnet command, if the channel is not ready, it will not attempt to send a command</w:t>
      </w:r>
      <w:proofErr w:type="gramStart"/>
      <w:r w:rsidR="00CC54BF">
        <w:t xml:space="preserve">.  </w:t>
      </w:r>
      <w:proofErr w:type="gramEnd"/>
      <w:r w:rsidR="00CC54BF">
        <w:t xml:space="preserve">The timer will keep firing until the channel is ready and the command can </w:t>
      </w:r>
      <w:proofErr w:type="gramStart"/>
      <w:r w:rsidR="00CC54BF">
        <w:t>be sent</w:t>
      </w:r>
      <w:proofErr w:type="gramEnd"/>
      <w:r w:rsidR="00CC54BF">
        <w:t>.</w:t>
      </w:r>
    </w:p>
    <w:p w14:paraId="0AEDE899" w14:textId="6400FF16" w:rsidR="009418D4" w:rsidRDefault="009418D4" w:rsidP="006A73F0">
      <w:pPr>
        <w:pStyle w:val="NoSpacing"/>
      </w:pPr>
    </w:p>
    <w:p w14:paraId="1546D01A" w14:textId="5CB6E3D4" w:rsidR="009418D4" w:rsidRDefault="009418D4" w:rsidP="006A73F0">
      <w:pPr>
        <w:pStyle w:val="NoSpacing"/>
      </w:pPr>
      <w:r>
        <w:t xml:space="preserve">An example of this process is the </w:t>
      </w:r>
      <w:del w:id="206" w:author="Runkel, Dave (GE Gas Power)" w:date="2023-05-03T13:33:00Z">
        <w:r w:rsidDel="00661BAF">
          <w:delText xml:space="preserve">mastering </w:delText>
        </w:r>
      </w:del>
      <w:ins w:id="207" w:author="Runkel, Dave (GE Gas Power)" w:date="2023-05-03T13:33:00Z">
        <w:r w:rsidR="00661BAF">
          <w:t xml:space="preserve">operability check </w:t>
        </w:r>
      </w:ins>
      <w:r>
        <w:t>process</w:t>
      </w:r>
      <w:proofErr w:type="gramStart"/>
      <w:r>
        <w:t xml:space="preserve">.  </w:t>
      </w:r>
      <w:proofErr w:type="gramEnd"/>
      <w:r>
        <w:t>This process requires several commands to be sent sequentially</w:t>
      </w:r>
      <w:proofErr w:type="gramStart"/>
      <w:r>
        <w:t>.</w:t>
      </w:r>
      <w:r w:rsidR="007E6144">
        <w:t xml:space="preserve">  </w:t>
      </w:r>
      <w:proofErr w:type="gramEnd"/>
      <w:r w:rsidR="007E6144">
        <w:t xml:space="preserve">The telnet command stack </w:t>
      </w:r>
      <w:proofErr w:type="gramStart"/>
      <w:r w:rsidR="007E6144">
        <w:t>is constructed</w:t>
      </w:r>
      <w:proofErr w:type="gramEnd"/>
      <w:r w:rsidR="007E6144">
        <w:t xml:space="preserve"> as follows:</w:t>
      </w:r>
    </w:p>
    <w:p w14:paraId="59D967A6" w14:textId="54F80F78" w:rsidR="0013086A" w:rsidRDefault="0013086A" w:rsidP="006A73F0">
      <w:pPr>
        <w:pStyle w:val="NoSpacing"/>
        <w:rPr>
          <w:rFonts w:ascii="Consolas" w:hAnsi="Consolas"/>
          <w:sz w:val="20"/>
          <w:szCs w:val="20"/>
        </w:rPr>
      </w:pPr>
    </w:p>
    <w:p w14:paraId="5AB9FA07" w14:textId="77777777" w:rsidR="007E6144" w:rsidRPr="007E6144" w:rsidRDefault="007E6144" w:rsidP="007E6144">
      <w:pPr>
        <w:pStyle w:val="NoSpacing"/>
        <w:rPr>
          <w:rFonts w:ascii="Consolas" w:hAnsi="Consolas"/>
          <w:sz w:val="20"/>
          <w:szCs w:val="20"/>
        </w:rPr>
      </w:pPr>
      <w:r w:rsidRPr="007E6144">
        <w:rPr>
          <w:rFonts w:ascii="Consolas" w:hAnsi="Consolas"/>
          <w:sz w:val="20"/>
          <w:szCs w:val="20"/>
        </w:rPr>
        <w:t xml:space="preserve">    if ([</w:t>
      </w:r>
      <w:proofErr w:type="spellStart"/>
      <w:proofErr w:type="gramStart"/>
      <w:r w:rsidRPr="007E6144">
        <w:rPr>
          <w:rFonts w:ascii="Consolas" w:hAnsi="Consolas"/>
          <w:sz w:val="20"/>
          <w:szCs w:val="20"/>
        </w:rPr>
        <w:t>self.connectionMode</w:t>
      </w:r>
      <w:proofErr w:type="spellEnd"/>
      <w:proofErr w:type="gramEnd"/>
      <w:r w:rsidRPr="007E6144">
        <w:rPr>
          <w:rFonts w:ascii="Consolas" w:hAnsi="Consolas"/>
          <w:sz w:val="20"/>
          <w:szCs w:val="20"/>
        </w:rPr>
        <w:t xml:space="preserve"> </w:t>
      </w:r>
      <w:proofErr w:type="spellStart"/>
      <w:r w:rsidRPr="007E6144">
        <w:rPr>
          <w:rFonts w:ascii="Consolas" w:hAnsi="Consolas"/>
          <w:sz w:val="20"/>
          <w:szCs w:val="20"/>
        </w:rPr>
        <w:t>containsString</w:t>
      </w:r>
      <w:proofErr w:type="spellEnd"/>
      <w:r w:rsidRPr="007E6144">
        <w:rPr>
          <w:rFonts w:ascii="Consolas" w:hAnsi="Consolas"/>
          <w:sz w:val="20"/>
          <w:szCs w:val="20"/>
        </w:rPr>
        <w:t>:@"serial"]) {</w:t>
      </w:r>
    </w:p>
    <w:p w14:paraId="2BB9D588" w14:textId="77777777" w:rsidR="007E6144" w:rsidRPr="007E6144" w:rsidRDefault="007E6144" w:rsidP="007E6144">
      <w:pPr>
        <w:pStyle w:val="NoSpacing"/>
        <w:rPr>
          <w:rFonts w:ascii="Consolas" w:hAnsi="Consolas"/>
          <w:sz w:val="20"/>
          <w:szCs w:val="20"/>
        </w:rPr>
      </w:pPr>
      <w:r w:rsidRPr="007E6144">
        <w:rPr>
          <w:rFonts w:ascii="Consolas" w:hAnsi="Consolas"/>
          <w:sz w:val="20"/>
          <w:szCs w:val="20"/>
        </w:rPr>
        <w:t xml:space="preserve">        [</w:t>
      </w:r>
      <w:proofErr w:type="spellStart"/>
      <w:proofErr w:type="gramStart"/>
      <w:r w:rsidRPr="007E6144">
        <w:rPr>
          <w:rFonts w:ascii="Consolas" w:hAnsi="Consolas"/>
          <w:sz w:val="20"/>
          <w:szCs w:val="20"/>
        </w:rPr>
        <w:t>self.telnetCmds</w:t>
      </w:r>
      <w:proofErr w:type="spellEnd"/>
      <w:proofErr w:type="gramEnd"/>
      <w:r w:rsidRPr="007E6144">
        <w:rPr>
          <w:rFonts w:ascii="Consolas" w:hAnsi="Consolas"/>
          <w:sz w:val="20"/>
          <w:szCs w:val="20"/>
        </w:rPr>
        <w:t xml:space="preserve"> </w:t>
      </w:r>
      <w:proofErr w:type="spellStart"/>
      <w:r w:rsidRPr="007E6144">
        <w:rPr>
          <w:rFonts w:ascii="Consolas" w:hAnsi="Consolas"/>
          <w:sz w:val="20"/>
          <w:szCs w:val="20"/>
        </w:rPr>
        <w:t>addObject</w:t>
      </w:r>
      <w:proofErr w:type="spellEnd"/>
      <w:r w:rsidRPr="007E6144">
        <w:rPr>
          <w:rFonts w:ascii="Consolas" w:hAnsi="Consolas"/>
          <w:sz w:val="20"/>
          <w:szCs w:val="20"/>
        </w:rPr>
        <w:t>:[</w:t>
      </w:r>
      <w:proofErr w:type="spellStart"/>
      <w:r w:rsidRPr="007E6144">
        <w:rPr>
          <w:rFonts w:ascii="Consolas" w:hAnsi="Consolas"/>
          <w:sz w:val="20"/>
          <w:szCs w:val="20"/>
        </w:rPr>
        <w:t>NSString</w:t>
      </w:r>
      <w:proofErr w:type="spellEnd"/>
      <w:r w:rsidRPr="007E6144">
        <w:rPr>
          <w:rFonts w:ascii="Consolas" w:hAnsi="Consolas"/>
          <w:sz w:val="20"/>
          <w:szCs w:val="20"/>
        </w:rPr>
        <w:t xml:space="preserve"> </w:t>
      </w:r>
      <w:proofErr w:type="spellStart"/>
      <w:r w:rsidRPr="007E6144">
        <w:rPr>
          <w:rFonts w:ascii="Consolas" w:hAnsi="Consolas"/>
          <w:sz w:val="20"/>
          <w:szCs w:val="20"/>
        </w:rPr>
        <w:t>stringWithFormat</w:t>
      </w:r>
      <w:proofErr w:type="spellEnd"/>
      <w:r w:rsidRPr="007E6144">
        <w:rPr>
          <w:rFonts w:ascii="Consolas" w:hAnsi="Consolas"/>
          <w:sz w:val="20"/>
          <w:szCs w:val="20"/>
        </w:rPr>
        <w:t>:@"OUTPUT ETHERNET\n"]];</w:t>
      </w:r>
    </w:p>
    <w:p w14:paraId="134186F8" w14:textId="77777777" w:rsidR="007E6144" w:rsidRPr="007E6144" w:rsidRDefault="007E6144" w:rsidP="007E6144">
      <w:pPr>
        <w:pStyle w:val="NoSpacing"/>
        <w:rPr>
          <w:rFonts w:ascii="Consolas" w:hAnsi="Consolas"/>
          <w:sz w:val="20"/>
          <w:szCs w:val="20"/>
        </w:rPr>
      </w:pPr>
      <w:r w:rsidRPr="007E6144">
        <w:rPr>
          <w:rFonts w:ascii="Consolas" w:hAnsi="Consolas"/>
          <w:sz w:val="20"/>
          <w:szCs w:val="20"/>
        </w:rPr>
        <w:t xml:space="preserve">    }</w:t>
      </w:r>
    </w:p>
    <w:p w14:paraId="53E39349" w14:textId="77777777" w:rsidR="007E6144" w:rsidRPr="007E6144" w:rsidRDefault="007E6144" w:rsidP="007E6144">
      <w:pPr>
        <w:pStyle w:val="NoSpacing"/>
        <w:rPr>
          <w:rFonts w:ascii="Consolas" w:hAnsi="Consolas"/>
          <w:sz w:val="20"/>
          <w:szCs w:val="20"/>
        </w:rPr>
      </w:pPr>
      <w:r w:rsidRPr="007E6144">
        <w:rPr>
          <w:rFonts w:ascii="Consolas" w:hAnsi="Consolas"/>
          <w:sz w:val="20"/>
          <w:szCs w:val="20"/>
        </w:rPr>
        <w:t xml:space="preserve">    if ([</w:t>
      </w:r>
      <w:proofErr w:type="spellStart"/>
      <w:proofErr w:type="gramStart"/>
      <w:r w:rsidRPr="007E6144">
        <w:rPr>
          <w:rFonts w:ascii="Consolas" w:hAnsi="Consolas"/>
          <w:sz w:val="20"/>
          <w:szCs w:val="20"/>
        </w:rPr>
        <w:t>self.connectionMode</w:t>
      </w:r>
      <w:proofErr w:type="spellEnd"/>
      <w:proofErr w:type="gramEnd"/>
      <w:r w:rsidRPr="007E6144">
        <w:rPr>
          <w:rFonts w:ascii="Consolas" w:hAnsi="Consolas"/>
          <w:sz w:val="20"/>
          <w:szCs w:val="20"/>
        </w:rPr>
        <w:t xml:space="preserve"> </w:t>
      </w:r>
      <w:proofErr w:type="spellStart"/>
      <w:r w:rsidRPr="007E6144">
        <w:rPr>
          <w:rFonts w:ascii="Consolas" w:hAnsi="Consolas"/>
          <w:sz w:val="20"/>
          <w:szCs w:val="20"/>
        </w:rPr>
        <w:t>containsString</w:t>
      </w:r>
      <w:proofErr w:type="spellEnd"/>
      <w:r w:rsidRPr="007E6144">
        <w:rPr>
          <w:rFonts w:ascii="Consolas" w:hAnsi="Consolas"/>
          <w:sz w:val="20"/>
          <w:szCs w:val="20"/>
        </w:rPr>
        <w:t>:@"ethernet"]) {</w:t>
      </w:r>
    </w:p>
    <w:p w14:paraId="5C964464" w14:textId="77777777" w:rsidR="007E6144" w:rsidRPr="007E6144" w:rsidRDefault="007E6144" w:rsidP="007E6144">
      <w:pPr>
        <w:pStyle w:val="NoSpacing"/>
        <w:rPr>
          <w:rFonts w:ascii="Consolas" w:hAnsi="Consolas"/>
          <w:sz w:val="20"/>
          <w:szCs w:val="20"/>
        </w:rPr>
      </w:pPr>
      <w:r w:rsidRPr="007E6144">
        <w:rPr>
          <w:rFonts w:ascii="Consolas" w:hAnsi="Consolas"/>
          <w:sz w:val="20"/>
          <w:szCs w:val="20"/>
        </w:rPr>
        <w:t xml:space="preserve">        [</w:t>
      </w:r>
      <w:proofErr w:type="spellStart"/>
      <w:proofErr w:type="gramStart"/>
      <w:r w:rsidRPr="007E6144">
        <w:rPr>
          <w:rFonts w:ascii="Consolas" w:hAnsi="Consolas"/>
          <w:sz w:val="20"/>
          <w:szCs w:val="20"/>
        </w:rPr>
        <w:t>self.telnetCmds</w:t>
      </w:r>
      <w:proofErr w:type="spellEnd"/>
      <w:proofErr w:type="gramEnd"/>
      <w:r w:rsidRPr="007E6144">
        <w:rPr>
          <w:rFonts w:ascii="Consolas" w:hAnsi="Consolas"/>
          <w:sz w:val="20"/>
          <w:szCs w:val="20"/>
        </w:rPr>
        <w:t xml:space="preserve"> </w:t>
      </w:r>
      <w:proofErr w:type="spellStart"/>
      <w:r w:rsidRPr="007E6144">
        <w:rPr>
          <w:rFonts w:ascii="Consolas" w:hAnsi="Consolas"/>
          <w:sz w:val="20"/>
          <w:szCs w:val="20"/>
        </w:rPr>
        <w:t>addObject</w:t>
      </w:r>
      <w:proofErr w:type="spellEnd"/>
      <w:r w:rsidRPr="007E6144">
        <w:rPr>
          <w:rFonts w:ascii="Consolas" w:hAnsi="Consolas"/>
          <w:sz w:val="20"/>
          <w:szCs w:val="20"/>
        </w:rPr>
        <w:t>:[</w:t>
      </w:r>
      <w:proofErr w:type="spellStart"/>
      <w:r w:rsidRPr="007E6144">
        <w:rPr>
          <w:rFonts w:ascii="Consolas" w:hAnsi="Consolas"/>
          <w:sz w:val="20"/>
          <w:szCs w:val="20"/>
        </w:rPr>
        <w:t>NSString</w:t>
      </w:r>
      <w:proofErr w:type="spellEnd"/>
      <w:r w:rsidRPr="007E6144">
        <w:rPr>
          <w:rFonts w:ascii="Consolas" w:hAnsi="Consolas"/>
          <w:sz w:val="20"/>
          <w:szCs w:val="20"/>
        </w:rPr>
        <w:t xml:space="preserve"> </w:t>
      </w:r>
      <w:proofErr w:type="spellStart"/>
      <w:r w:rsidRPr="007E6144">
        <w:rPr>
          <w:rFonts w:ascii="Consolas" w:hAnsi="Consolas"/>
          <w:sz w:val="20"/>
          <w:szCs w:val="20"/>
        </w:rPr>
        <w:t>stringWithFormat</w:t>
      </w:r>
      <w:proofErr w:type="spellEnd"/>
      <w:r w:rsidRPr="007E6144">
        <w:rPr>
          <w:rFonts w:ascii="Consolas" w:hAnsi="Consolas"/>
          <w:sz w:val="20"/>
          <w:szCs w:val="20"/>
        </w:rPr>
        <w:t>:@"OUTPUT RS422\n"]];</w:t>
      </w:r>
    </w:p>
    <w:p w14:paraId="0BCA8740" w14:textId="77777777" w:rsidR="007E6144" w:rsidRPr="007E6144" w:rsidRDefault="007E6144" w:rsidP="007E6144">
      <w:pPr>
        <w:pStyle w:val="NoSpacing"/>
        <w:rPr>
          <w:rFonts w:ascii="Consolas" w:hAnsi="Consolas"/>
          <w:sz w:val="20"/>
          <w:szCs w:val="20"/>
        </w:rPr>
      </w:pPr>
      <w:r w:rsidRPr="007E6144">
        <w:rPr>
          <w:rFonts w:ascii="Consolas" w:hAnsi="Consolas"/>
          <w:sz w:val="20"/>
          <w:szCs w:val="20"/>
        </w:rPr>
        <w:t xml:space="preserve">    }</w:t>
      </w:r>
    </w:p>
    <w:p w14:paraId="73B34A55" w14:textId="77777777" w:rsidR="007E6144" w:rsidRPr="007E6144" w:rsidRDefault="007E6144" w:rsidP="007E6144">
      <w:pPr>
        <w:pStyle w:val="NoSpacing"/>
        <w:rPr>
          <w:rFonts w:ascii="Consolas" w:hAnsi="Consolas"/>
          <w:sz w:val="20"/>
          <w:szCs w:val="20"/>
        </w:rPr>
      </w:pPr>
    </w:p>
    <w:p w14:paraId="4037A5E6" w14:textId="77777777" w:rsidR="007E6144" w:rsidRPr="007E6144" w:rsidRDefault="007E6144" w:rsidP="007E6144">
      <w:pPr>
        <w:pStyle w:val="NoSpacing"/>
        <w:rPr>
          <w:rFonts w:ascii="Consolas" w:hAnsi="Consolas"/>
          <w:sz w:val="20"/>
          <w:szCs w:val="20"/>
        </w:rPr>
      </w:pPr>
      <w:r w:rsidRPr="007E6144">
        <w:rPr>
          <w:rFonts w:ascii="Consolas" w:hAnsi="Consolas"/>
          <w:sz w:val="20"/>
          <w:szCs w:val="20"/>
        </w:rPr>
        <w:t xml:space="preserve">    [</w:t>
      </w:r>
      <w:proofErr w:type="spellStart"/>
      <w:proofErr w:type="gramStart"/>
      <w:r w:rsidRPr="007E6144">
        <w:rPr>
          <w:rFonts w:ascii="Consolas" w:hAnsi="Consolas"/>
          <w:sz w:val="20"/>
          <w:szCs w:val="20"/>
        </w:rPr>
        <w:t>self.telnetCmds</w:t>
      </w:r>
      <w:proofErr w:type="spellEnd"/>
      <w:proofErr w:type="gramEnd"/>
      <w:r w:rsidRPr="007E6144">
        <w:rPr>
          <w:rFonts w:ascii="Consolas" w:hAnsi="Consolas"/>
          <w:sz w:val="20"/>
          <w:szCs w:val="20"/>
        </w:rPr>
        <w:t xml:space="preserve"> </w:t>
      </w:r>
      <w:proofErr w:type="spellStart"/>
      <w:r w:rsidRPr="007E6144">
        <w:rPr>
          <w:rFonts w:ascii="Consolas" w:hAnsi="Consolas"/>
          <w:sz w:val="20"/>
          <w:szCs w:val="20"/>
        </w:rPr>
        <w:t>addObject</w:t>
      </w:r>
      <w:proofErr w:type="spellEnd"/>
      <w:r w:rsidRPr="007E6144">
        <w:rPr>
          <w:rFonts w:ascii="Consolas" w:hAnsi="Consolas"/>
          <w:sz w:val="20"/>
          <w:szCs w:val="20"/>
        </w:rPr>
        <w:t>:[</w:t>
      </w:r>
      <w:proofErr w:type="spellStart"/>
      <w:r w:rsidRPr="007E6144">
        <w:rPr>
          <w:rFonts w:ascii="Consolas" w:hAnsi="Consolas"/>
          <w:sz w:val="20"/>
          <w:szCs w:val="20"/>
        </w:rPr>
        <w:t>NSString</w:t>
      </w:r>
      <w:proofErr w:type="spellEnd"/>
      <w:r w:rsidRPr="007E6144">
        <w:rPr>
          <w:rFonts w:ascii="Consolas" w:hAnsi="Consolas"/>
          <w:sz w:val="20"/>
          <w:szCs w:val="20"/>
        </w:rPr>
        <w:t xml:space="preserve"> </w:t>
      </w:r>
      <w:proofErr w:type="spellStart"/>
      <w:r w:rsidRPr="007E6144">
        <w:rPr>
          <w:rFonts w:ascii="Consolas" w:hAnsi="Consolas"/>
          <w:sz w:val="20"/>
          <w:szCs w:val="20"/>
        </w:rPr>
        <w:t>stringWithFormat</w:t>
      </w:r>
      <w:proofErr w:type="spellEnd"/>
      <w:r w:rsidRPr="007E6144">
        <w:rPr>
          <w:rFonts w:ascii="Consolas" w:hAnsi="Consolas"/>
          <w:sz w:val="20"/>
          <w:szCs w:val="20"/>
        </w:rPr>
        <w:t>:@"MASTERSIGNAL 01DIST1 NONE\n"]];</w:t>
      </w:r>
    </w:p>
    <w:p w14:paraId="31E44EAF" w14:textId="77777777" w:rsidR="007E6144" w:rsidRPr="007E6144" w:rsidRDefault="007E6144" w:rsidP="007E6144">
      <w:pPr>
        <w:pStyle w:val="NoSpacing"/>
        <w:rPr>
          <w:rFonts w:ascii="Consolas" w:hAnsi="Consolas"/>
          <w:sz w:val="20"/>
          <w:szCs w:val="20"/>
        </w:rPr>
      </w:pPr>
      <w:r w:rsidRPr="007E6144">
        <w:rPr>
          <w:rFonts w:ascii="Consolas" w:hAnsi="Consolas"/>
          <w:sz w:val="20"/>
          <w:szCs w:val="20"/>
        </w:rPr>
        <w:t xml:space="preserve">    [</w:t>
      </w:r>
      <w:proofErr w:type="spellStart"/>
      <w:proofErr w:type="gramStart"/>
      <w:r w:rsidRPr="007E6144">
        <w:rPr>
          <w:rFonts w:ascii="Consolas" w:hAnsi="Consolas"/>
          <w:sz w:val="20"/>
          <w:szCs w:val="20"/>
        </w:rPr>
        <w:t>self.telnetCmds</w:t>
      </w:r>
      <w:proofErr w:type="spellEnd"/>
      <w:proofErr w:type="gramEnd"/>
      <w:r w:rsidRPr="007E6144">
        <w:rPr>
          <w:rFonts w:ascii="Consolas" w:hAnsi="Consolas"/>
          <w:sz w:val="20"/>
          <w:szCs w:val="20"/>
        </w:rPr>
        <w:t xml:space="preserve"> </w:t>
      </w:r>
      <w:proofErr w:type="spellStart"/>
      <w:r w:rsidRPr="007E6144">
        <w:rPr>
          <w:rFonts w:ascii="Consolas" w:hAnsi="Consolas"/>
          <w:sz w:val="20"/>
          <w:szCs w:val="20"/>
        </w:rPr>
        <w:t>addObject</w:t>
      </w:r>
      <w:proofErr w:type="spellEnd"/>
      <w:r w:rsidRPr="007E6144">
        <w:rPr>
          <w:rFonts w:ascii="Consolas" w:hAnsi="Consolas"/>
          <w:sz w:val="20"/>
          <w:szCs w:val="20"/>
        </w:rPr>
        <w:t>:[</w:t>
      </w:r>
      <w:proofErr w:type="spellStart"/>
      <w:r w:rsidRPr="007E6144">
        <w:rPr>
          <w:rFonts w:ascii="Consolas" w:hAnsi="Consolas"/>
          <w:sz w:val="20"/>
          <w:szCs w:val="20"/>
        </w:rPr>
        <w:t>NSString</w:t>
      </w:r>
      <w:proofErr w:type="spellEnd"/>
      <w:r w:rsidRPr="007E6144">
        <w:rPr>
          <w:rFonts w:ascii="Consolas" w:hAnsi="Consolas"/>
          <w:sz w:val="20"/>
          <w:szCs w:val="20"/>
        </w:rPr>
        <w:t xml:space="preserve"> </w:t>
      </w:r>
      <w:proofErr w:type="spellStart"/>
      <w:r w:rsidRPr="007E6144">
        <w:rPr>
          <w:rFonts w:ascii="Consolas" w:hAnsi="Consolas"/>
          <w:sz w:val="20"/>
          <w:szCs w:val="20"/>
        </w:rPr>
        <w:t>stringWithFormat</w:t>
      </w:r>
      <w:proofErr w:type="spellEnd"/>
      <w:r w:rsidRPr="007E6144">
        <w:rPr>
          <w:rFonts w:ascii="Consolas" w:hAnsi="Consolas"/>
          <w:sz w:val="20"/>
          <w:szCs w:val="20"/>
        </w:rPr>
        <w:t>:@"MASTERSIGNAL 01DIST1 5.0\n"]];</w:t>
      </w:r>
    </w:p>
    <w:p w14:paraId="1EAB5928" w14:textId="77777777" w:rsidR="007E6144" w:rsidRPr="007E6144" w:rsidRDefault="007E6144" w:rsidP="007E6144">
      <w:pPr>
        <w:pStyle w:val="NoSpacing"/>
        <w:rPr>
          <w:rFonts w:ascii="Consolas" w:hAnsi="Consolas"/>
          <w:sz w:val="20"/>
          <w:szCs w:val="20"/>
        </w:rPr>
      </w:pPr>
      <w:r w:rsidRPr="007E6144">
        <w:rPr>
          <w:rFonts w:ascii="Consolas" w:hAnsi="Consolas"/>
          <w:sz w:val="20"/>
          <w:szCs w:val="20"/>
        </w:rPr>
        <w:t xml:space="preserve">    [</w:t>
      </w:r>
      <w:proofErr w:type="spellStart"/>
      <w:proofErr w:type="gramStart"/>
      <w:r w:rsidRPr="007E6144">
        <w:rPr>
          <w:rFonts w:ascii="Consolas" w:hAnsi="Consolas"/>
          <w:sz w:val="20"/>
          <w:szCs w:val="20"/>
        </w:rPr>
        <w:t>self.telnetCmds</w:t>
      </w:r>
      <w:proofErr w:type="spellEnd"/>
      <w:proofErr w:type="gramEnd"/>
      <w:r w:rsidRPr="007E6144">
        <w:rPr>
          <w:rFonts w:ascii="Consolas" w:hAnsi="Consolas"/>
          <w:sz w:val="20"/>
          <w:szCs w:val="20"/>
        </w:rPr>
        <w:t xml:space="preserve"> </w:t>
      </w:r>
      <w:proofErr w:type="spellStart"/>
      <w:r w:rsidRPr="007E6144">
        <w:rPr>
          <w:rFonts w:ascii="Consolas" w:hAnsi="Consolas"/>
          <w:sz w:val="20"/>
          <w:szCs w:val="20"/>
        </w:rPr>
        <w:t>addObject</w:t>
      </w:r>
      <w:proofErr w:type="spellEnd"/>
      <w:r w:rsidRPr="007E6144">
        <w:rPr>
          <w:rFonts w:ascii="Consolas" w:hAnsi="Consolas"/>
          <w:sz w:val="20"/>
          <w:szCs w:val="20"/>
        </w:rPr>
        <w:t>:[</w:t>
      </w:r>
      <w:proofErr w:type="spellStart"/>
      <w:r w:rsidRPr="007E6144">
        <w:rPr>
          <w:rFonts w:ascii="Consolas" w:hAnsi="Consolas"/>
          <w:sz w:val="20"/>
          <w:szCs w:val="20"/>
        </w:rPr>
        <w:t>NSString</w:t>
      </w:r>
      <w:proofErr w:type="spellEnd"/>
      <w:r w:rsidRPr="007E6144">
        <w:rPr>
          <w:rFonts w:ascii="Consolas" w:hAnsi="Consolas"/>
          <w:sz w:val="20"/>
          <w:szCs w:val="20"/>
        </w:rPr>
        <w:t xml:space="preserve"> </w:t>
      </w:r>
      <w:proofErr w:type="spellStart"/>
      <w:r w:rsidRPr="007E6144">
        <w:rPr>
          <w:rFonts w:ascii="Consolas" w:hAnsi="Consolas"/>
          <w:sz w:val="20"/>
          <w:szCs w:val="20"/>
        </w:rPr>
        <w:t>stringWithFormat</w:t>
      </w:r>
      <w:proofErr w:type="spellEnd"/>
      <w:r w:rsidRPr="007E6144">
        <w:rPr>
          <w:rFonts w:ascii="Consolas" w:hAnsi="Consolas"/>
          <w:sz w:val="20"/>
          <w:szCs w:val="20"/>
        </w:rPr>
        <w:t>:@"MASTER 01DIST1 SET\n"]];</w:t>
      </w:r>
    </w:p>
    <w:p w14:paraId="2E88153F" w14:textId="77777777" w:rsidR="007E6144" w:rsidRPr="007E6144" w:rsidRDefault="007E6144" w:rsidP="007E6144">
      <w:pPr>
        <w:pStyle w:val="NoSpacing"/>
        <w:rPr>
          <w:rFonts w:ascii="Consolas" w:hAnsi="Consolas"/>
          <w:sz w:val="20"/>
          <w:szCs w:val="20"/>
        </w:rPr>
      </w:pPr>
      <w:r w:rsidRPr="007E6144">
        <w:rPr>
          <w:rFonts w:ascii="Consolas" w:hAnsi="Consolas"/>
          <w:sz w:val="20"/>
          <w:szCs w:val="20"/>
        </w:rPr>
        <w:t xml:space="preserve">    [</w:t>
      </w:r>
      <w:proofErr w:type="spellStart"/>
      <w:proofErr w:type="gramStart"/>
      <w:r w:rsidRPr="007E6144">
        <w:rPr>
          <w:rFonts w:ascii="Consolas" w:hAnsi="Consolas"/>
          <w:sz w:val="20"/>
          <w:szCs w:val="20"/>
        </w:rPr>
        <w:t>self.telnetCmds</w:t>
      </w:r>
      <w:proofErr w:type="spellEnd"/>
      <w:proofErr w:type="gramEnd"/>
      <w:r w:rsidRPr="007E6144">
        <w:rPr>
          <w:rFonts w:ascii="Consolas" w:hAnsi="Consolas"/>
          <w:sz w:val="20"/>
          <w:szCs w:val="20"/>
        </w:rPr>
        <w:t xml:space="preserve"> </w:t>
      </w:r>
      <w:proofErr w:type="spellStart"/>
      <w:r w:rsidRPr="007E6144">
        <w:rPr>
          <w:rFonts w:ascii="Consolas" w:hAnsi="Consolas"/>
          <w:sz w:val="20"/>
          <w:szCs w:val="20"/>
        </w:rPr>
        <w:t>addObject</w:t>
      </w:r>
      <w:proofErr w:type="spellEnd"/>
      <w:r w:rsidRPr="007E6144">
        <w:rPr>
          <w:rFonts w:ascii="Consolas" w:hAnsi="Consolas"/>
          <w:sz w:val="20"/>
          <w:szCs w:val="20"/>
        </w:rPr>
        <w:t>:[</w:t>
      </w:r>
      <w:proofErr w:type="spellStart"/>
      <w:r w:rsidRPr="007E6144">
        <w:rPr>
          <w:rFonts w:ascii="Consolas" w:hAnsi="Consolas"/>
          <w:sz w:val="20"/>
          <w:szCs w:val="20"/>
        </w:rPr>
        <w:t>NSString</w:t>
      </w:r>
      <w:proofErr w:type="spellEnd"/>
      <w:r w:rsidRPr="007E6144">
        <w:rPr>
          <w:rFonts w:ascii="Consolas" w:hAnsi="Consolas"/>
          <w:sz w:val="20"/>
          <w:szCs w:val="20"/>
        </w:rPr>
        <w:t xml:space="preserve"> </w:t>
      </w:r>
      <w:proofErr w:type="spellStart"/>
      <w:r w:rsidRPr="007E6144">
        <w:rPr>
          <w:rFonts w:ascii="Consolas" w:hAnsi="Consolas"/>
          <w:sz w:val="20"/>
          <w:szCs w:val="20"/>
        </w:rPr>
        <w:t>stringWithFormat</w:t>
      </w:r>
      <w:proofErr w:type="spellEnd"/>
      <w:r w:rsidRPr="007E6144">
        <w:rPr>
          <w:rFonts w:ascii="Consolas" w:hAnsi="Consolas"/>
          <w:sz w:val="20"/>
          <w:szCs w:val="20"/>
        </w:rPr>
        <w:t>:@"OUTPUT NONE\n"]];</w:t>
      </w:r>
    </w:p>
    <w:p w14:paraId="4B76497B" w14:textId="688F1EAB" w:rsidR="007E6144" w:rsidRDefault="007E6144" w:rsidP="007E6144">
      <w:pPr>
        <w:pStyle w:val="NoSpacing"/>
        <w:rPr>
          <w:rFonts w:ascii="Consolas" w:hAnsi="Consolas"/>
          <w:sz w:val="20"/>
          <w:szCs w:val="20"/>
        </w:rPr>
      </w:pPr>
      <w:r w:rsidRPr="007E6144">
        <w:rPr>
          <w:rFonts w:ascii="Consolas" w:hAnsi="Consolas"/>
          <w:sz w:val="20"/>
          <w:szCs w:val="20"/>
        </w:rPr>
        <w:t xml:space="preserve">    [self </w:t>
      </w:r>
      <w:proofErr w:type="spellStart"/>
      <w:r w:rsidRPr="007E6144">
        <w:rPr>
          <w:rFonts w:ascii="Consolas" w:hAnsi="Consolas"/>
          <w:sz w:val="20"/>
          <w:szCs w:val="20"/>
        </w:rPr>
        <w:t>sendTelnetCommand</w:t>
      </w:r>
      <w:proofErr w:type="spellEnd"/>
      <w:proofErr w:type="gramStart"/>
      <w:r w:rsidRPr="007E6144">
        <w:rPr>
          <w:rFonts w:ascii="Consolas" w:hAnsi="Consolas"/>
          <w:sz w:val="20"/>
          <w:szCs w:val="20"/>
        </w:rPr>
        <w:t>];</w:t>
      </w:r>
      <w:proofErr w:type="gramEnd"/>
      <w:r>
        <w:rPr>
          <w:rFonts w:ascii="Consolas" w:hAnsi="Consolas"/>
          <w:sz w:val="20"/>
          <w:szCs w:val="20"/>
        </w:rPr>
        <w:t xml:space="preserve"> </w:t>
      </w:r>
    </w:p>
    <w:p w14:paraId="26D8297F" w14:textId="77777777" w:rsidR="007E6144" w:rsidRDefault="007E6144" w:rsidP="006A73F0">
      <w:pPr>
        <w:pStyle w:val="NoSpacing"/>
      </w:pPr>
    </w:p>
    <w:p w14:paraId="110A4CA7" w14:textId="1D7A56C1" w:rsidR="009233EA" w:rsidRDefault="007E6144" w:rsidP="00C07942">
      <w:pPr>
        <w:pStyle w:val="NoSpacing"/>
      </w:pPr>
      <w:r>
        <w:t xml:space="preserve">This code adds 5 </w:t>
      </w:r>
      <w:proofErr w:type="gramStart"/>
      <w:r>
        <w:t>command</w:t>
      </w:r>
      <w:proofErr w:type="gramEnd"/>
      <w:r>
        <w:t xml:space="preserve"> to the stack. The </w:t>
      </w:r>
      <w:proofErr w:type="spellStart"/>
      <w:r>
        <w:t>sendTelnetCommand</w:t>
      </w:r>
      <w:proofErr w:type="spellEnd"/>
      <w:r>
        <w:t xml:space="preserve"> function starts the timer that sends the commands sequentially.</w:t>
      </w:r>
    </w:p>
    <w:p w14:paraId="795EF796" w14:textId="4B4D2EA7" w:rsidR="00D96DD5" w:rsidRDefault="00D96DD5" w:rsidP="00C07942">
      <w:pPr>
        <w:pStyle w:val="NoSpacing"/>
      </w:pPr>
    </w:p>
    <w:p w14:paraId="6B038B91" w14:textId="7DE7B474" w:rsidR="00D96DD5" w:rsidRDefault="00D96DD5" w:rsidP="00D96DD5">
      <w:pPr>
        <w:pStyle w:val="Heading2"/>
      </w:pPr>
      <w:r>
        <w:t>Collecting Data:</w:t>
      </w:r>
    </w:p>
    <w:p w14:paraId="3D02C0E0" w14:textId="64A5EFE1" w:rsidR="00D96DD5" w:rsidRDefault="00D96DD5" w:rsidP="00C07942">
      <w:pPr>
        <w:pStyle w:val="NoSpacing"/>
      </w:pPr>
      <w:r>
        <w:t>There are two ways within the app to collect data:  Collecting data with or without known turbine parameters.</w:t>
      </w:r>
    </w:p>
    <w:p w14:paraId="4CF0865F" w14:textId="425FB91D" w:rsidR="00D96DD5" w:rsidRDefault="00D96DD5" w:rsidP="00C07942">
      <w:pPr>
        <w:pStyle w:val="NoSpacing"/>
      </w:pPr>
    </w:p>
    <w:p w14:paraId="35C6D2AA" w14:textId="5EDD1C63" w:rsidR="00D96DD5" w:rsidRDefault="00D96DD5" w:rsidP="00C07942">
      <w:pPr>
        <w:pStyle w:val="NoSpacing"/>
      </w:pPr>
      <w:r w:rsidRPr="00D96DD5">
        <w:rPr>
          <w:rStyle w:val="Heading3Char"/>
        </w:rPr>
        <w:t xml:space="preserve">Basic </w:t>
      </w:r>
      <w:r w:rsidR="003F51AF">
        <w:rPr>
          <w:rStyle w:val="Heading3Char"/>
        </w:rPr>
        <w:t>Data C</w:t>
      </w:r>
      <w:r w:rsidRPr="00D96DD5">
        <w:rPr>
          <w:rStyle w:val="Heading3Char"/>
        </w:rPr>
        <w:t>ollection:</w:t>
      </w:r>
      <w:r>
        <w:t xml:space="preserve">  To collect data without defining a turbine, </w:t>
      </w:r>
      <w:proofErr w:type="gramStart"/>
      <w:r>
        <w:t>stage</w:t>
      </w:r>
      <w:proofErr w:type="gramEnd"/>
      <w:r>
        <w:t xml:space="preserve"> or position, the “Get Data” button on the main menu is used.  When this button is pressed, the user is prompted for the number of seconds for which data is to be collected</w:t>
      </w:r>
      <w:proofErr w:type="gramStart"/>
      <w:r>
        <w:t xml:space="preserve">.  </w:t>
      </w:r>
      <w:proofErr w:type="gramEnd"/>
      <w:r>
        <w:t xml:space="preserve">When this value </w:t>
      </w:r>
      <w:proofErr w:type="gramStart"/>
      <w:r>
        <w:t>is entered</w:t>
      </w:r>
      <w:proofErr w:type="gramEnd"/>
      <w:r>
        <w:t xml:space="preserve"> the system begins collecting data. </w:t>
      </w:r>
      <w:r w:rsidRPr="00FC1D55">
        <w:rPr>
          <w:u w:val="single"/>
          <w:rPrChange w:id="208" w:author="Runkel, Dave (GE Gas Power)" w:date="2023-05-05T15:20:00Z">
            <w:rPr/>
          </w:rPrChange>
        </w:rPr>
        <w:t>The sampling rate and intensity threshold used are those to which the unit was last set</w:t>
      </w:r>
      <w:proofErr w:type="gramStart"/>
      <w:r w:rsidRPr="00FC1D55">
        <w:rPr>
          <w:u w:val="single"/>
          <w:rPrChange w:id="209" w:author="Runkel, Dave (GE Gas Power)" w:date="2023-05-05T15:20:00Z">
            <w:rPr/>
          </w:rPrChange>
        </w:rPr>
        <w:t>.</w:t>
      </w:r>
      <w:r>
        <w:t xml:space="preserve">  </w:t>
      </w:r>
      <w:proofErr w:type="gramEnd"/>
    </w:p>
    <w:p w14:paraId="59C2FA07" w14:textId="77777777" w:rsidR="00D96DD5" w:rsidRDefault="00D96DD5" w:rsidP="00C07942">
      <w:pPr>
        <w:pStyle w:val="NoSpacing"/>
      </w:pPr>
    </w:p>
    <w:p w14:paraId="1543893D" w14:textId="01776C13" w:rsidR="00D96DD5" w:rsidRDefault="00D96DD5" w:rsidP="00C07942">
      <w:pPr>
        <w:pStyle w:val="NoSpacing"/>
      </w:pPr>
      <w:proofErr w:type="gramStart"/>
      <w:r>
        <w:t>This process is implemented by</w:t>
      </w:r>
      <w:r w:rsidR="0090613F">
        <w:t xml:space="preserve"> the JavaScript</w:t>
      </w:r>
      <w:proofErr w:type="gramEnd"/>
      <w:r w:rsidR="0090613F">
        <w:t xml:space="preserve"> sending a message to the Obj-C code such as:</w:t>
      </w:r>
    </w:p>
    <w:p w14:paraId="5D79C814" w14:textId="77777777" w:rsidR="0090613F" w:rsidRDefault="0090613F" w:rsidP="00C07942">
      <w:pPr>
        <w:pStyle w:val="NoSpacing"/>
      </w:pPr>
    </w:p>
    <w:p w14:paraId="59E29D24" w14:textId="3E462218" w:rsidR="0090613F" w:rsidRPr="00414BFF" w:rsidRDefault="0090613F" w:rsidP="0090613F">
      <w:pPr>
        <w:pStyle w:val="NoSpacing"/>
        <w:ind w:left="720"/>
        <w:rPr>
          <w:rFonts w:ascii="Consolas" w:hAnsi="Consolas"/>
          <w:sz w:val="20"/>
          <w:szCs w:val="20"/>
        </w:rPr>
      </w:pPr>
      <w:r w:rsidRPr="00414BFF">
        <w:rPr>
          <w:rFonts w:ascii="Consolas" w:hAnsi="Consolas"/>
          <w:sz w:val="20"/>
          <w:szCs w:val="20"/>
        </w:rPr>
        <w:t>{"</w:t>
      </w:r>
      <w:proofErr w:type="spellStart"/>
      <w:r w:rsidRPr="00414BFF">
        <w:rPr>
          <w:rFonts w:ascii="Consolas" w:hAnsi="Consolas"/>
          <w:sz w:val="20"/>
          <w:szCs w:val="20"/>
        </w:rPr>
        <w:t>args</w:t>
      </w:r>
      <w:proofErr w:type="spellEnd"/>
      <w:proofErr w:type="gramStart"/>
      <w:r w:rsidRPr="00414BFF">
        <w:rPr>
          <w:rFonts w:ascii="Consolas" w:hAnsi="Consolas"/>
          <w:sz w:val="20"/>
          <w:szCs w:val="20"/>
        </w:rPr>
        <w:t>":[</w:t>
      </w:r>
      <w:proofErr w:type="gramEnd"/>
      <w:ins w:id="210" w:author="Katlic, Peter (GE Research, US)" w:date="2023-05-15T13:54:00Z">
        <w:r w:rsidR="00DB45C4">
          <w:rPr>
            <w:rFonts w:ascii="Consolas" w:hAnsi="Consolas"/>
            <w:sz w:val="20"/>
            <w:szCs w:val="20"/>
          </w:rPr>
          <w:t>{command:</w:t>
        </w:r>
      </w:ins>
      <w:r w:rsidRPr="00414BFF">
        <w:rPr>
          <w:rFonts w:ascii="Consolas" w:hAnsi="Consolas"/>
          <w:sz w:val="20"/>
          <w:szCs w:val="20"/>
        </w:rPr>
        <w:t>"send_data",acquisitionTime,"0.0"</w:t>
      </w:r>
      <w:ins w:id="211" w:author="Katlic, Peter (GE Research, US)" w:date="2023-05-15T13:54:00Z">
        <w:r w:rsidR="00DB45C4">
          <w:rPr>
            <w:rFonts w:ascii="Consolas" w:hAnsi="Consolas"/>
            <w:sz w:val="20"/>
            <w:szCs w:val="20"/>
          </w:rPr>
          <w:t>}</w:t>
        </w:r>
      </w:ins>
      <w:r w:rsidRPr="00414BFF">
        <w:rPr>
          <w:rFonts w:ascii="Consolas" w:hAnsi="Consolas"/>
          <w:sz w:val="20"/>
          <w:szCs w:val="20"/>
        </w:rPr>
        <w:t>]};</w:t>
      </w:r>
    </w:p>
    <w:p w14:paraId="4FA7E1EF" w14:textId="769378E5" w:rsidR="0090613F" w:rsidRDefault="0090613F" w:rsidP="0090613F">
      <w:pPr>
        <w:pStyle w:val="NoSpacing"/>
        <w:ind w:left="720"/>
      </w:pPr>
    </w:p>
    <w:p w14:paraId="1291D8B0" w14:textId="47517F04" w:rsidR="0090613F" w:rsidRDefault="0090613F" w:rsidP="0090613F">
      <w:pPr>
        <w:pStyle w:val="NoSpacing"/>
      </w:pPr>
      <w:r>
        <w:t>The Obj-C code parses the acquisition time from this message, then calls:</w:t>
      </w:r>
    </w:p>
    <w:p w14:paraId="1C829DDD" w14:textId="77777777" w:rsidR="0090613F" w:rsidRDefault="0090613F" w:rsidP="0090613F">
      <w:pPr>
        <w:pStyle w:val="NoSpacing"/>
      </w:pPr>
    </w:p>
    <w:p w14:paraId="6A9E4776" w14:textId="59EEDFDB" w:rsidR="0090613F" w:rsidRPr="00414BFF" w:rsidRDefault="0090613F" w:rsidP="0090613F">
      <w:pPr>
        <w:pStyle w:val="NoSpacing"/>
        <w:ind w:left="720"/>
        <w:rPr>
          <w:rFonts w:ascii="Consolas" w:hAnsi="Consolas"/>
          <w:sz w:val="20"/>
          <w:szCs w:val="20"/>
        </w:rPr>
      </w:pPr>
      <w:r w:rsidRPr="00414BFF">
        <w:rPr>
          <w:rFonts w:ascii="Consolas" w:hAnsi="Consolas"/>
          <w:sz w:val="20"/>
          <w:szCs w:val="20"/>
        </w:rPr>
        <w:t xml:space="preserve"> [self </w:t>
      </w:r>
      <w:proofErr w:type="spellStart"/>
      <w:proofErr w:type="gramStart"/>
      <w:r w:rsidRPr="00414BFF">
        <w:rPr>
          <w:rFonts w:ascii="Consolas" w:hAnsi="Consolas"/>
          <w:sz w:val="20"/>
          <w:szCs w:val="20"/>
        </w:rPr>
        <w:t>doDataCollection:acqTime</w:t>
      </w:r>
      <w:proofErr w:type="spellEnd"/>
      <w:proofErr w:type="gramEnd"/>
      <w:r w:rsidRPr="00414BFF">
        <w:rPr>
          <w:rFonts w:ascii="Consolas" w:hAnsi="Consolas"/>
          <w:sz w:val="20"/>
          <w:szCs w:val="20"/>
        </w:rPr>
        <w:t>];</w:t>
      </w:r>
    </w:p>
    <w:p w14:paraId="4BDE7F9E" w14:textId="3C0EB3B8" w:rsidR="00D96DD5" w:rsidRDefault="00D96DD5" w:rsidP="00C07942">
      <w:pPr>
        <w:pStyle w:val="NoSpacing"/>
      </w:pPr>
    </w:p>
    <w:p w14:paraId="1B11678C" w14:textId="5BD4954F" w:rsidR="0090613F" w:rsidRDefault="0090613F" w:rsidP="00C07942">
      <w:pPr>
        <w:pStyle w:val="NoSpacing"/>
      </w:pPr>
      <w:r>
        <w:t xml:space="preserve">The </w:t>
      </w:r>
      <w:proofErr w:type="spellStart"/>
      <w:r>
        <w:t>doDataCollection</w:t>
      </w:r>
      <w:proofErr w:type="spellEnd"/>
      <w:r>
        <w:t xml:space="preserve"> function converts the acquisition time to a number of data sets that must be acquired from the controller based on whether the connection is a serial or ethernet connection</w:t>
      </w:r>
      <w:proofErr w:type="gramStart"/>
      <w:r>
        <w:t xml:space="preserve">.  </w:t>
      </w:r>
      <w:proofErr w:type="gramEnd"/>
      <w:r>
        <w:t xml:space="preserve">It then </w:t>
      </w:r>
      <w:r>
        <w:lastRenderedPageBreak/>
        <w:t>sets up a timer function to regularly report progress back to the UI</w:t>
      </w:r>
      <w:proofErr w:type="gramStart"/>
      <w:r>
        <w:t>.  Finally</w:t>
      </w:r>
      <w:proofErr w:type="gramEnd"/>
      <w:r>
        <w:t xml:space="preserve"> it starts the collection by calling:</w:t>
      </w:r>
    </w:p>
    <w:p w14:paraId="0570EB51" w14:textId="77777777" w:rsidR="0090613F" w:rsidRDefault="0090613F" w:rsidP="00C07942">
      <w:pPr>
        <w:pStyle w:val="NoSpacing"/>
      </w:pPr>
    </w:p>
    <w:p w14:paraId="0D5FBBF6" w14:textId="58004051" w:rsidR="0090613F" w:rsidRPr="00414BFF" w:rsidRDefault="0090613F" w:rsidP="0090613F">
      <w:pPr>
        <w:pStyle w:val="NoSpacing"/>
        <w:ind w:left="720"/>
        <w:rPr>
          <w:rFonts w:ascii="Consolas" w:hAnsi="Consolas"/>
          <w:sz w:val="20"/>
          <w:szCs w:val="20"/>
        </w:rPr>
      </w:pPr>
      <w:r w:rsidRPr="00414BFF">
        <w:rPr>
          <w:rFonts w:ascii="Consolas" w:hAnsi="Consolas"/>
          <w:sz w:val="20"/>
          <w:szCs w:val="20"/>
        </w:rPr>
        <w:t xml:space="preserve">[self </w:t>
      </w:r>
      <w:proofErr w:type="spellStart"/>
      <w:r w:rsidRPr="00414BFF">
        <w:rPr>
          <w:rFonts w:ascii="Consolas" w:hAnsi="Consolas"/>
          <w:sz w:val="20"/>
          <w:szCs w:val="20"/>
        </w:rPr>
        <w:t>collectData:num_sets</w:t>
      </w:r>
      <w:proofErr w:type="spellEnd"/>
      <w:r w:rsidRPr="00414BFF">
        <w:rPr>
          <w:rFonts w:ascii="Consolas" w:hAnsi="Consolas"/>
          <w:sz w:val="20"/>
          <w:szCs w:val="20"/>
        </w:rPr>
        <w:t xml:space="preserve"> </w:t>
      </w:r>
      <w:proofErr w:type="spellStart"/>
      <w:proofErr w:type="gramStart"/>
      <w:r w:rsidRPr="00414BFF">
        <w:rPr>
          <w:rFonts w:ascii="Consolas" w:hAnsi="Consolas"/>
          <w:sz w:val="20"/>
          <w:szCs w:val="20"/>
        </w:rPr>
        <w:t>casingThickness</w:t>
      </w:r>
      <w:proofErr w:type="spellEnd"/>
      <w:r w:rsidRPr="00414BFF">
        <w:rPr>
          <w:rFonts w:ascii="Consolas" w:hAnsi="Consolas"/>
          <w:sz w:val="20"/>
          <w:szCs w:val="20"/>
        </w:rPr>
        <w:t>:[</w:t>
      </w:r>
      <w:proofErr w:type="spellStart"/>
      <w:proofErr w:type="gramEnd"/>
      <w:r w:rsidRPr="00414BFF">
        <w:rPr>
          <w:rFonts w:ascii="Consolas" w:hAnsi="Consolas"/>
          <w:sz w:val="20"/>
          <w:szCs w:val="20"/>
        </w:rPr>
        <w:t>self.metaData.casing_thickness</w:t>
      </w:r>
      <w:proofErr w:type="spellEnd"/>
      <w:r w:rsidRPr="00414BFF">
        <w:rPr>
          <w:rFonts w:ascii="Consolas" w:hAnsi="Consolas"/>
          <w:sz w:val="20"/>
          <w:szCs w:val="20"/>
        </w:rPr>
        <w:t xml:space="preserve"> </w:t>
      </w:r>
      <w:proofErr w:type="spellStart"/>
      <w:r w:rsidRPr="00414BFF">
        <w:rPr>
          <w:rFonts w:ascii="Consolas" w:hAnsi="Consolas"/>
          <w:sz w:val="20"/>
          <w:szCs w:val="20"/>
        </w:rPr>
        <w:t>floatValue</w:t>
      </w:r>
      <w:proofErr w:type="spellEnd"/>
      <w:r w:rsidRPr="00414BFF">
        <w:rPr>
          <w:rFonts w:ascii="Consolas" w:hAnsi="Consolas"/>
          <w:sz w:val="20"/>
          <w:szCs w:val="20"/>
        </w:rPr>
        <w:t>]];</w:t>
      </w:r>
    </w:p>
    <w:p w14:paraId="441F4D4C" w14:textId="7FE53193" w:rsidR="0090613F" w:rsidRDefault="0090613F" w:rsidP="0090613F">
      <w:pPr>
        <w:pStyle w:val="NoSpacing"/>
      </w:pPr>
    </w:p>
    <w:p w14:paraId="55EF999C" w14:textId="23CFF416" w:rsidR="00414BFF" w:rsidRDefault="0090613F" w:rsidP="0090613F">
      <w:pPr>
        <w:pStyle w:val="NoSpacing"/>
      </w:pPr>
      <w:r>
        <w:t xml:space="preserve">The </w:t>
      </w:r>
      <w:proofErr w:type="spellStart"/>
      <w:r>
        <w:t>collectData</w:t>
      </w:r>
      <w:proofErr w:type="spellEnd"/>
      <w:r>
        <w:t xml:space="preserve"> function</w:t>
      </w:r>
      <w:r w:rsidR="00F345F4">
        <w:t xml:space="preserve"> sends back a status message to the UI indicating that data collection is under way</w:t>
      </w:r>
      <w:proofErr w:type="gramStart"/>
      <w:r w:rsidR="00F345F4">
        <w:t xml:space="preserve">.  </w:t>
      </w:r>
      <w:proofErr w:type="gramEnd"/>
      <w:r w:rsidR="00F345F4">
        <w:t xml:space="preserve">This causes the UI indicator light to turn </w:t>
      </w:r>
      <w:proofErr w:type="gramStart"/>
      <w:r w:rsidR="00F345F4">
        <w:t>red.</w:t>
      </w:r>
      <w:r w:rsidR="00414BFF">
        <w:t xml:space="preserve">  </w:t>
      </w:r>
      <w:proofErr w:type="gramEnd"/>
      <w:r w:rsidR="00414BFF">
        <w:t xml:space="preserve">The function then sets </w:t>
      </w:r>
      <w:proofErr w:type="gramStart"/>
      <w:r w:rsidR="00414BFF">
        <w:t>a few</w:t>
      </w:r>
      <w:proofErr w:type="gramEnd"/>
      <w:r w:rsidR="00414BFF">
        <w:t xml:space="preserve"> variables and enables data output to either the ethernet or serial port by sending the telnet command “</w:t>
      </w:r>
      <w:r w:rsidR="00414BFF" w:rsidRPr="00414BFF">
        <w:t>OUTPUT ETHERNET</w:t>
      </w:r>
      <w:r w:rsidR="00414BFF">
        <w:t>” or “OUTPUT RS422”.</w:t>
      </w:r>
    </w:p>
    <w:p w14:paraId="7BD3A5CA" w14:textId="018C2043" w:rsidR="00AF35CC" w:rsidRDefault="00AF35CC" w:rsidP="0090613F">
      <w:pPr>
        <w:pStyle w:val="NoSpacing"/>
      </w:pPr>
    </w:p>
    <w:p w14:paraId="07375AF4" w14:textId="55AA4D4A" w:rsidR="00AF35CC" w:rsidRDefault="00AF35CC" w:rsidP="00AF35CC">
      <w:pPr>
        <w:pStyle w:val="NoSpacing"/>
      </w:pPr>
      <w:r w:rsidRPr="00AF35CC">
        <w:rPr>
          <w:rStyle w:val="Heading3Char"/>
        </w:rPr>
        <w:t>Receiving Serial Data:</w:t>
      </w:r>
      <w:r>
        <w:t xml:space="preserve"> Receiving serial data is a complex operation</w:t>
      </w:r>
      <w:proofErr w:type="gramStart"/>
      <w:r>
        <w:t xml:space="preserve">.  </w:t>
      </w:r>
      <w:proofErr w:type="gramEnd"/>
      <w:r>
        <w:t xml:space="preserve">Serial data arrived via the </w:t>
      </w:r>
      <w:proofErr w:type="spellStart"/>
      <w:r>
        <w:t>Redpark</w:t>
      </w:r>
      <w:proofErr w:type="spellEnd"/>
      <w:r>
        <w:t xml:space="preserve"> serial cable and is passed to the program via the </w:t>
      </w:r>
      <w:proofErr w:type="spellStart"/>
      <w:r>
        <w:t>Redpark</w:t>
      </w:r>
      <w:proofErr w:type="spellEnd"/>
      <w:r>
        <w:t xml:space="preserve"> framework provided for use with the cable</w:t>
      </w:r>
      <w:proofErr w:type="gramStart"/>
      <w:r>
        <w:t>.</w:t>
      </w:r>
      <w:r w:rsidR="0084517D">
        <w:t xml:space="preserve">  </w:t>
      </w:r>
      <w:proofErr w:type="gramEnd"/>
      <w:r w:rsidR="0084517D">
        <w:t>When bytes arrive on the serial cable the function “</w:t>
      </w:r>
      <w:proofErr w:type="spellStart"/>
      <w:r w:rsidR="0084517D" w:rsidRPr="0084517D">
        <w:rPr>
          <w:rFonts w:ascii="Consolas" w:hAnsi="Consolas"/>
          <w:sz w:val="21"/>
          <w:szCs w:val="21"/>
        </w:rPr>
        <w:t>readBytesAvailable</w:t>
      </w:r>
      <w:proofErr w:type="spellEnd"/>
      <w:r w:rsidR="0084517D" w:rsidRPr="0084517D">
        <w:rPr>
          <w:rFonts w:ascii="Consolas" w:hAnsi="Consolas"/>
          <w:sz w:val="21"/>
          <w:szCs w:val="21"/>
        </w:rPr>
        <w:t>:(UInt</w:t>
      </w:r>
      <w:proofErr w:type="gramStart"/>
      <w:r w:rsidR="0084517D" w:rsidRPr="0084517D">
        <w:rPr>
          <w:rFonts w:ascii="Consolas" w:hAnsi="Consolas"/>
          <w:sz w:val="21"/>
          <w:szCs w:val="21"/>
        </w:rPr>
        <w:t>32)length</w:t>
      </w:r>
      <w:proofErr w:type="gramEnd"/>
      <w:r w:rsidR="0084517D">
        <w:t xml:space="preserve">” is automatically called.  In the e4Pt tool code this function simply extracts the received bytes </w:t>
      </w:r>
      <w:r w:rsidR="00AE715C">
        <w:t>and passes them to a parser using the following:</w:t>
      </w:r>
    </w:p>
    <w:p w14:paraId="0611AB5B" w14:textId="77777777" w:rsidR="00AE715C" w:rsidRDefault="00AE715C" w:rsidP="00AF35CC">
      <w:pPr>
        <w:pStyle w:val="NoSpacing"/>
      </w:pPr>
    </w:p>
    <w:p w14:paraId="3E3655BB" w14:textId="0163F2B8" w:rsidR="00AE715C" w:rsidRPr="00F02993" w:rsidRDefault="00AE715C" w:rsidP="00AF35CC">
      <w:pPr>
        <w:pStyle w:val="NoSpacing"/>
        <w:rPr>
          <w:rFonts w:ascii="Consolas" w:hAnsi="Consolas"/>
          <w:sz w:val="20"/>
          <w:szCs w:val="20"/>
        </w:rPr>
      </w:pPr>
      <w:proofErr w:type="spellStart"/>
      <w:r w:rsidRPr="00F02993">
        <w:rPr>
          <w:rFonts w:ascii="Consolas" w:hAnsi="Consolas"/>
          <w:sz w:val="20"/>
          <w:szCs w:val="20"/>
        </w:rPr>
        <w:t>NSData</w:t>
      </w:r>
      <w:proofErr w:type="spellEnd"/>
      <w:r w:rsidRPr="00F02993">
        <w:rPr>
          <w:rFonts w:ascii="Consolas" w:hAnsi="Consolas"/>
          <w:sz w:val="20"/>
          <w:szCs w:val="20"/>
        </w:rPr>
        <w:t xml:space="preserve">* </w:t>
      </w:r>
      <w:proofErr w:type="spellStart"/>
      <w:r w:rsidRPr="00F02993">
        <w:rPr>
          <w:rFonts w:ascii="Consolas" w:hAnsi="Consolas"/>
          <w:sz w:val="20"/>
          <w:szCs w:val="20"/>
        </w:rPr>
        <w:t>rxBytes</w:t>
      </w:r>
      <w:proofErr w:type="spellEnd"/>
      <w:r w:rsidRPr="00F02993">
        <w:rPr>
          <w:rFonts w:ascii="Consolas" w:hAnsi="Consolas"/>
          <w:sz w:val="20"/>
          <w:szCs w:val="20"/>
        </w:rPr>
        <w:t xml:space="preserve"> = [</w:t>
      </w:r>
      <w:proofErr w:type="spellStart"/>
      <w:proofErr w:type="gramStart"/>
      <w:r w:rsidRPr="00F02993">
        <w:rPr>
          <w:rFonts w:ascii="Consolas" w:hAnsi="Consolas"/>
          <w:sz w:val="20"/>
          <w:szCs w:val="20"/>
        </w:rPr>
        <w:t>self.rscMgr</w:t>
      </w:r>
      <w:proofErr w:type="spellEnd"/>
      <w:proofErr w:type="gramEnd"/>
      <w:r w:rsidRPr="00F02993">
        <w:rPr>
          <w:rFonts w:ascii="Consolas" w:hAnsi="Consolas"/>
          <w:sz w:val="20"/>
          <w:szCs w:val="20"/>
        </w:rPr>
        <w:t xml:space="preserve"> </w:t>
      </w:r>
      <w:proofErr w:type="spellStart"/>
      <w:r w:rsidRPr="00F02993">
        <w:rPr>
          <w:rFonts w:ascii="Consolas" w:hAnsi="Consolas"/>
          <w:sz w:val="20"/>
          <w:szCs w:val="20"/>
        </w:rPr>
        <w:t>getDataFromBytesAvailable</w:t>
      </w:r>
      <w:proofErr w:type="spellEnd"/>
      <w:r w:rsidRPr="00F02993">
        <w:rPr>
          <w:rFonts w:ascii="Consolas" w:hAnsi="Consolas"/>
          <w:sz w:val="20"/>
          <w:szCs w:val="20"/>
        </w:rPr>
        <w:t>];</w:t>
      </w:r>
    </w:p>
    <w:p w14:paraId="7263205B" w14:textId="7C80C56A" w:rsidR="00AE715C" w:rsidRPr="00F02993" w:rsidRDefault="00AE715C" w:rsidP="00AF35CC">
      <w:pPr>
        <w:pStyle w:val="NoSpacing"/>
        <w:rPr>
          <w:rFonts w:ascii="Consolas" w:hAnsi="Consolas"/>
          <w:sz w:val="20"/>
          <w:szCs w:val="20"/>
        </w:rPr>
      </w:pPr>
      <w:r w:rsidRPr="00F02993">
        <w:rPr>
          <w:rFonts w:ascii="Consolas" w:hAnsi="Consolas"/>
          <w:sz w:val="20"/>
          <w:szCs w:val="20"/>
        </w:rPr>
        <w:t>…</w:t>
      </w:r>
    </w:p>
    <w:p w14:paraId="73227DE6" w14:textId="6EFCA944" w:rsidR="00AE715C" w:rsidRPr="00F02993" w:rsidRDefault="00AE715C" w:rsidP="00AF35CC">
      <w:pPr>
        <w:pStyle w:val="NoSpacing"/>
        <w:rPr>
          <w:rFonts w:ascii="Consolas" w:hAnsi="Consolas"/>
          <w:sz w:val="20"/>
          <w:szCs w:val="20"/>
        </w:rPr>
      </w:pPr>
      <w:r w:rsidRPr="00F02993">
        <w:rPr>
          <w:rFonts w:ascii="Consolas" w:hAnsi="Consolas"/>
          <w:sz w:val="20"/>
          <w:szCs w:val="20"/>
        </w:rPr>
        <w:t xml:space="preserve">[self </w:t>
      </w:r>
      <w:proofErr w:type="spellStart"/>
      <w:proofErr w:type="gramStart"/>
      <w:r w:rsidRPr="00F02993">
        <w:rPr>
          <w:rFonts w:ascii="Consolas" w:hAnsi="Consolas"/>
          <w:sz w:val="20"/>
          <w:szCs w:val="20"/>
        </w:rPr>
        <w:t>parseSerialData:rxBytes</w:t>
      </w:r>
      <w:proofErr w:type="spellEnd"/>
      <w:proofErr w:type="gramEnd"/>
      <w:r w:rsidRPr="00F02993">
        <w:rPr>
          <w:rFonts w:ascii="Consolas" w:hAnsi="Consolas"/>
          <w:sz w:val="20"/>
          <w:szCs w:val="20"/>
        </w:rPr>
        <w:t>];</w:t>
      </w:r>
    </w:p>
    <w:p w14:paraId="6DF68B30" w14:textId="2646A973" w:rsidR="00AE715C" w:rsidRDefault="00AE715C" w:rsidP="00AF35CC">
      <w:pPr>
        <w:pStyle w:val="NoSpacing"/>
      </w:pPr>
    </w:p>
    <w:p w14:paraId="7FDF61BD" w14:textId="691A3B8F" w:rsidR="00AE715C" w:rsidRDefault="00AE715C" w:rsidP="00AF35CC">
      <w:pPr>
        <w:pStyle w:val="NoSpacing"/>
      </w:pPr>
      <w:r>
        <w:t xml:space="preserve">Appropriate error checking is included in </w:t>
      </w:r>
      <w:proofErr w:type="spellStart"/>
      <w:r>
        <w:t>readBytesAvailable</w:t>
      </w:r>
      <w:proofErr w:type="spellEnd"/>
      <w:proofErr w:type="gramStart"/>
      <w:r>
        <w:t>.</w:t>
      </w:r>
      <w:r w:rsidR="00A15795">
        <w:t xml:space="preserve">  </w:t>
      </w:r>
      <w:proofErr w:type="gramEnd"/>
      <w:r w:rsidR="00A15795">
        <w:t xml:space="preserve">To understand the parsing, one must first understand how data </w:t>
      </w:r>
      <w:proofErr w:type="gramStart"/>
      <w:r w:rsidR="00A15795">
        <w:t>is transmitted</w:t>
      </w:r>
      <w:proofErr w:type="gramEnd"/>
      <w:r w:rsidR="00A15795">
        <w:t xml:space="preserve"> serially.</w:t>
      </w:r>
    </w:p>
    <w:p w14:paraId="2E6BC015" w14:textId="279F23F5" w:rsidR="00A15795" w:rsidRDefault="00A15795" w:rsidP="00AF35CC">
      <w:pPr>
        <w:pStyle w:val="NoSpacing"/>
      </w:pPr>
    </w:p>
    <w:p w14:paraId="1F333197" w14:textId="7D548AE7" w:rsidR="00C75D8D" w:rsidRDefault="00C75D8D" w:rsidP="00AF35CC">
      <w:pPr>
        <w:pStyle w:val="NoSpacing"/>
      </w:pPr>
      <w:r>
        <w:t>In the e-4Pt tool, measurement values are enabled for output</w:t>
      </w:r>
      <w:proofErr w:type="gramStart"/>
      <w:r>
        <w:t xml:space="preserve">.  </w:t>
      </w:r>
      <w:proofErr w:type="gramEnd"/>
      <w:r>
        <w:t xml:space="preserve">Video data is not enabled. Accordingly, measurements are transmitted as shown in </w:t>
      </w:r>
      <w:r>
        <w:fldChar w:fldCharType="begin"/>
      </w:r>
      <w:r>
        <w:instrText xml:space="preserve"> REF _Ref46994419 \h </w:instrText>
      </w:r>
      <w:r>
        <w:fldChar w:fldCharType="separate"/>
      </w:r>
      <w:r>
        <w:t xml:space="preserve">Figure </w:t>
      </w:r>
      <w:r>
        <w:rPr>
          <w:noProof/>
        </w:rPr>
        <w:t>1</w:t>
      </w:r>
      <w:r>
        <w:fldChar w:fldCharType="end"/>
      </w:r>
      <w:proofErr w:type="gramStart"/>
      <w:r>
        <w:t xml:space="preserve">.  </w:t>
      </w:r>
      <w:proofErr w:type="gramEnd"/>
      <w:r>
        <w:t xml:space="preserve">The </w:t>
      </w:r>
      <w:proofErr w:type="spellStart"/>
      <w:r>
        <w:t>Redpark</w:t>
      </w:r>
      <w:proofErr w:type="spellEnd"/>
      <w:r>
        <w:t xml:space="preserve"> cable supports a maximum transmission rate of 460,800 bits/second</w:t>
      </w:r>
      <w:proofErr w:type="gramStart"/>
      <w:r>
        <w:t>.</w:t>
      </w:r>
      <w:r w:rsidR="001C092C">
        <w:t xml:space="preserve">  </w:t>
      </w:r>
      <w:proofErr w:type="gramEnd"/>
      <w:r w:rsidR="001C092C">
        <w:t xml:space="preserve">As can be seen in the figure, each measurement value requires </w:t>
      </w:r>
      <w:proofErr w:type="gramStart"/>
      <w:r w:rsidR="00741C4A">
        <w:t>24</w:t>
      </w:r>
      <w:proofErr w:type="gramEnd"/>
      <w:r w:rsidR="00741C4A">
        <w:t xml:space="preserve"> bits.  Each byte transmitted also requires a start-bit and a stop-bit, making </w:t>
      </w:r>
      <w:proofErr w:type="gramStart"/>
      <w:r w:rsidR="00741C4A">
        <w:t>10</w:t>
      </w:r>
      <w:proofErr w:type="gramEnd"/>
      <w:r w:rsidR="00741C4A">
        <w:t xml:space="preserve"> bits required for each byte of data.  If the controller is set to transmit only Distance and Intensity, this would require </w:t>
      </w:r>
      <w:proofErr w:type="gramStart"/>
      <w:r w:rsidR="00741C4A">
        <w:t>60</w:t>
      </w:r>
      <w:proofErr w:type="gramEnd"/>
      <w:r w:rsidR="00741C4A">
        <w:t xml:space="preserve"> bits to be transmitted for each data pair.  At 460,800 b/s at total of 7,680 samples/second can </w:t>
      </w:r>
      <w:proofErr w:type="gramStart"/>
      <w:r w:rsidR="00741C4A">
        <w:t>be supported</w:t>
      </w:r>
      <w:proofErr w:type="gramEnd"/>
      <w:r w:rsidR="00741C4A">
        <w:t>.</w:t>
      </w:r>
    </w:p>
    <w:p w14:paraId="2F61CE0F" w14:textId="562ADEF4" w:rsidR="00B67792" w:rsidRDefault="00B67792" w:rsidP="00AF35CC">
      <w:pPr>
        <w:pStyle w:val="NoSpacing"/>
      </w:pPr>
    </w:p>
    <w:p w14:paraId="45B817BF" w14:textId="41470787" w:rsidR="00B67792" w:rsidRDefault="00B67792" w:rsidP="00AF35CC">
      <w:pPr>
        <w:pStyle w:val="NoSpacing"/>
      </w:pPr>
      <w:r>
        <w:fldChar w:fldCharType="begin"/>
      </w:r>
      <w:r>
        <w:instrText xml:space="preserve"> REF _Ref46994419 \h </w:instrText>
      </w:r>
      <w:r>
        <w:fldChar w:fldCharType="separate"/>
      </w:r>
      <w:r>
        <w:t xml:space="preserve">Figure </w:t>
      </w:r>
      <w:r>
        <w:rPr>
          <w:noProof/>
        </w:rPr>
        <w:t>1</w:t>
      </w:r>
      <w:r>
        <w:fldChar w:fldCharType="end"/>
      </w:r>
      <w:r>
        <w:t xml:space="preserve"> shows the format used to send the data, however, the UART in the </w:t>
      </w:r>
      <w:proofErr w:type="spellStart"/>
      <w:r>
        <w:t>Redpark</w:t>
      </w:r>
      <w:proofErr w:type="spellEnd"/>
      <w:r>
        <w:t xml:space="preserve"> serial cable will transmits data in a way that is not synchronized with bytes from the controller</w:t>
      </w:r>
      <w:proofErr w:type="gramStart"/>
      <w:r>
        <w:t xml:space="preserve">.  </w:t>
      </w:r>
      <w:proofErr w:type="gramEnd"/>
      <w:r>
        <w:t>What is received is just a sequence of bytes</w:t>
      </w:r>
      <w:proofErr w:type="gramStart"/>
      <w:r>
        <w:t xml:space="preserve">.  </w:t>
      </w:r>
      <w:proofErr w:type="gramEnd"/>
      <w:r>
        <w:t xml:space="preserve">The software must look for the preamble for </w:t>
      </w:r>
      <w:r w:rsidR="00795D5A">
        <w:t>“</w:t>
      </w:r>
      <w:r>
        <w:t>Measurement</w:t>
      </w:r>
      <w:r w:rsidR="00795D5A">
        <w:t xml:space="preserve"> value 1” </w:t>
      </w:r>
      <w:proofErr w:type="gramStart"/>
      <w:r w:rsidR="00795D5A">
        <w:t>in order to</w:t>
      </w:r>
      <w:proofErr w:type="gramEnd"/>
      <w:r w:rsidR="00795D5A">
        <w:t xml:space="preserve"> synchronize data decoding.</w:t>
      </w:r>
    </w:p>
    <w:p w14:paraId="788AC0C1" w14:textId="77777777" w:rsidR="00B67792" w:rsidRDefault="00B67792" w:rsidP="00AF35CC">
      <w:pPr>
        <w:pStyle w:val="NoSpacing"/>
      </w:pPr>
    </w:p>
    <w:p w14:paraId="45A920D2" w14:textId="62DA7A86" w:rsidR="00C75D8D" w:rsidRDefault="00C75D8D" w:rsidP="00C22C59">
      <w:pPr>
        <w:pStyle w:val="NoSpacing"/>
        <w:keepNext/>
        <w:keepLines/>
        <w:jc w:val="center"/>
      </w:pPr>
      <w:r>
        <w:rPr>
          <w:noProof/>
        </w:rPr>
        <w:lastRenderedPageBreak/>
        <w:drawing>
          <wp:inline distT="0" distB="0" distL="0" distR="0" wp14:anchorId="224F0761" wp14:editId="7BC6FCCE">
            <wp:extent cx="5266267" cy="2037303"/>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66267" cy="2037303"/>
                    </a:xfrm>
                    <a:prstGeom prst="rect">
                      <a:avLst/>
                    </a:prstGeom>
                  </pic:spPr>
                </pic:pic>
              </a:graphicData>
            </a:graphic>
          </wp:inline>
        </w:drawing>
      </w:r>
    </w:p>
    <w:p w14:paraId="004A427A" w14:textId="7453DDE3" w:rsidR="00C75D8D" w:rsidRDefault="00C75D8D" w:rsidP="00C22C59">
      <w:pPr>
        <w:pStyle w:val="Caption"/>
        <w:keepLines/>
        <w:jc w:val="center"/>
      </w:pPr>
      <w:bookmarkStart w:id="212" w:name="_Ref46994419"/>
      <w:r>
        <w:t xml:space="preserve">Figure </w:t>
      </w:r>
      <w:r w:rsidR="00000000">
        <w:fldChar w:fldCharType="begin"/>
      </w:r>
      <w:r w:rsidR="00000000">
        <w:instrText xml:space="preserve"> SEQ Figure \* ARABIC </w:instrText>
      </w:r>
      <w:r w:rsidR="00000000">
        <w:fldChar w:fldCharType="separate"/>
      </w:r>
      <w:r w:rsidR="00AD528F">
        <w:rPr>
          <w:noProof/>
        </w:rPr>
        <w:t>1</w:t>
      </w:r>
      <w:r w:rsidR="00000000">
        <w:rPr>
          <w:noProof/>
        </w:rPr>
        <w:fldChar w:fldCharType="end"/>
      </w:r>
      <w:bookmarkEnd w:id="212"/>
      <w:r>
        <w:t>: Serial data transmission format.</w:t>
      </w:r>
      <w:r w:rsidR="00741C4A">
        <w:rPr>
          <w:rStyle w:val="FootnoteReference"/>
        </w:rPr>
        <w:footnoteReference w:id="1"/>
      </w:r>
    </w:p>
    <w:p w14:paraId="6A209627" w14:textId="5A998F10" w:rsidR="000D2847" w:rsidRDefault="00795D5A" w:rsidP="00AF35CC">
      <w:pPr>
        <w:pStyle w:val="NoSpacing"/>
      </w:pPr>
      <w:r>
        <w:t>The process of receiving</w:t>
      </w:r>
      <w:r w:rsidR="00295B61">
        <w:t xml:space="preserve"> and decoding serial</w:t>
      </w:r>
      <w:r>
        <w:t xml:space="preserve"> data is performed </w:t>
      </w:r>
      <w:r w:rsidR="000D2847">
        <w:t xml:space="preserve">in </w:t>
      </w:r>
      <w:proofErr w:type="spellStart"/>
      <w:ins w:id="213" w:author="Katlic, Peter (GE Research, US)" w:date="2023-05-15T13:56:00Z">
        <w:r w:rsidR="008B2E88">
          <w:t>SerialController.m</w:t>
        </w:r>
        <w:proofErr w:type="spellEnd"/>
        <w:r w:rsidR="008B2E88">
          <w:t xml:space="preserve"> by </w:t>
        </w:r>
      </w:ins>
      <w:r w:rsidR="000D2847">
        <w:t xml:space="preserve">the function </w:t>
      </w:r>
      <w:proofErr w:type="spellStart"/>
      <w:r w:rsidR="000D2847" w:rsidRPr="000D2847">
        <w:rPr>
          <w:rFonts w:ascii="Consolas" w:hAnsi="Consolas"/>
          <w:sz w:val="20"/>
          <w:szCs w:val="20"/>
        </w:rPr>
        <w:t>parseSerialData</w:t>
      </w:r>
      <w:proofErr w:type="spellEnd"/>
      <w:r w:rsidR="000D2847">
        <w:t xml:space="preserve"> </w:t>
      </w:r>
      <w:r>
        <w:t>as follows</w:t>
      </w:r>
      <w:proofErr w:type="gramStart"/>
      <w:r>
        <w:t xml:space="preserve">.  </w:t>
      </w:r>
      <w:proofErr w:type="gramEnd"/>
      <w:r>
        <w:t>Data is received and</w:t>
      </w:r>
      <w:r w:rsidR="000D2847">
        <w:t xml:space="preserve"> a check is performed to see if the code is in a state where telnet command responses are expected</w:t>
      </w:r>
      <w:proofErr w:type="gramStart"/>
      <w:r w:rsidR="000D2847">
        <w:t xml:space="preserve">.  </w:t>
      </w:r>
      <w:proofErr w:type="gramEnd"/>
      <w:r w:rsidR="000D2847">
        <w:t xml:space="preserve">If so, the data </w:t>
      </w:r>
      <w:proofErr w:type="gramStart"/>
      <w:r w:rsidR="000D2847">
        <w:t>is processed</w:t>
      </w:r>
      <w:proofErr w:type="gramEnd"/>
      <w:ins w:id="214" w:author="Katlic, Peter (GE Research, US)" w:date="2023-05-15T13:56:00Z">
        <w:r w:rsidR="008B2E88">
          <w:t xml:space="preserve"> in </w:t>
        </w:r>
        <w:proofErr w:type="spellStart"/>
        <w:r w:rsidR="008B2E88">
          <w:t>BaseController.m</w:t>
        </w:r>
      </w:ins>
      <w:proofErr w:type="spellEnd"/>
      <w:r w:rsidR="000D2847">
        <w:t xml:space="preserve"> by the </w:t>
      </w:r>
      <w:proofErr w:type="spellStart"/>
      <w:r w:rsidR="000D2847" w:rsidRPr="000D2847">
        <w:rPr>
          <w:rFonts w:ascii="Consolas" w:hAnsi="Consolas"/>
          <w:sz w:val="20"/>
          <w:szCs w:val="20"/>
        </w:rPr>
        <w:t>processResponse</w:t>
      </w:r>
      <w:proofErr w:type="spellEnd"/>
      <w:r w:rsidR="000D2847" w:rsidRPr="000D2847">
        <w:rPr>
          <w:sz w:val="20"/>
          <w:szCs w:val="20"/>
        </w:rPr>
        <w:t xml:space="preserve"> </w:t>
      </w:r>
      <w:r w:rsidR="000D2847">
        <w:t>function to look for the telnet prompt (see lines ~26</w:t>
      </w:r>
      <w:r w:rsidR="00DD563D">
        <w:t>94-2703</w:t>
      </w:r>
      <w:r w:rsidR="00DD563D">
        <w:rPr>
          <w:rStyle w:val="FootnoteReference"/>
        </w:rPr>
        <w:footnoteReference w:id="2"/>
      </w:r>
      <w:r w:rsidR="00161189">
        <w:t xml:space="preserve"> of </w:t>
      </w:r>
      <w:del w:id="215" w:author="Katlic, Peter (GE Research, US)" w:date="2023-05-15T13:57:00Z">
        <w:r w:rsidR="00161189" w:rsidDel="008B2E88">
          <w:delText>CDVIFC242x</w:delText>
        </w:r>
      </w:del>
      <w:proofErr w:type="spellStart"/>
      <w:ins w:id="216" w:author="Katlic, Peter (GE Research, US)" w:date="2023-05-15T13:57:00Z">
        <w:r w:rsidR="008B2E88">
          <w:t>BaseController</w:t>
        </w:r>
      </w:ins>
      <w:r w:rsidR="00161189">
        <w:t>.m</w:t>
      </w:r>
      <w:proofErr w:type="spellEnd"/>
      <w:r w:rsidR="00DD563D">
        <w:t>)</w:t>
      </w:r>
      <w:r w:rsidR="000D2847">
        <w:t>.</w:t>
      </w:r>
    </w:p>
    <w:p w14:paraId="0740A43E" w14:textId="77777777" w:rsidR="000D2847" w:rsidRDefault="000D2847" w:rsidP="00AF35CC">
      <w:pPr>
        <w:pStyle w:val="NoSpacing"/>
      </w:pPr>
    </w:p>
    <w:p w14:paraId="0AE0A993" w14:textId="56F7BBC2" w:rsidR="00795D5A" w:rsidRDefault="00AD528F" w:rsidP="00AF35CC">
      <w:pPr>
        <w:pStyle w:val="NoSpacing"/>
      </w:pPr>
      <w:r>
        <w:rPr>
          <w:noProof/>
        </w:rPr>
        <mc:AlternateContent>
          <mc:Choice Requires="wpg">
            <w:drawing>
              <wp:anchor distT="0" distB="0" distL="114300" distR="114300" simplePos="0" relativeHeight="251660288" behindDoc="0" locked="0" layoutInCell="1" allowOverlap="1" wp14:anchorId="78EAF8AF" wp14:editId="4F112E71">
                <wp:simplePos x="0" y="0"/>
                <wp:positionH relativeFrom="column">
                  <wp:posOffset>0</wp:posOffset>
                </wp:positionH>
                <wp:positionV relativeFrom="paragraph">
                  <wp:posOffset>172508</wp:posOffset>
                </wp:positionV>
                <wp:extent cx="5943600" cy="1440815"/>
                <wp:effectExtent l="0" t="0" r="0" b="6985"/>
                <wp:wrapTopAndBottom/>
                <wp:docPr id="50" name="Group 50"/>
                <wp:cNvGraphicFramePr/>
                <a:graphic xmlns:a="http://schemas.openxmlformats.org/drawingml/2006/main">
                  <a:graphicData uri="http://schemas.microsoft.com/office/word/2010/wordprocessingGroup">
                    <wpg:wgp>
                      <wpg:cNvGrpSpPr/>
                      <wpg:grpSpPr>
                        <a:xfrm>
                          <a:off x="0" y="0"/>
                          <a:ext cx="5943600" cy="1440815"/>
                          <a:chOff x="0" y="0"/>
                          <a:chExt cx="5943600" cy="1440815"/>
                        </a:xfrm>
                      </wpg:grpSpPr>
                      <pic:pic xmlns:pic="http://schemas.openxmlformats.org/drawingml/2006/picture">
                        <pic:nvPicPr>
                          <pic:cNvPr id="2" name="Picture 2"/>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113155"/>
                          </a:xfrm>
                          <a:prstGeom prst="rect">
                            <a:avLst/>
                          </a:prstGeom>
                        </pic:spPr>
                      </pic:pic>
                      <wps:wsp>
                        <wps:cNvPr id="49" name="Text Box 49"/>
                        <wps:cNvSpPr txBox="1"/>
                        <wps:spPr>
                          <a:xfrm>
                            <a:off x="0" y="1168400"/>
                            <a:ext cx="5943600" cy="272415"/>
                          </a:xfrm>
                          <a:prstGeom prst="rect">
                            <a:avLst/>
                          </a:prstGeom>
                          <a:solidFill>
                            <a:prstClr val="white"/>
                          </a:solidFill>
                          <a:ln>
                            <a:noFill/>
                          </a:ln>
                        </wps:spPr>
                        <wps:txbx>
                          <w:txbxContent>
                            <w:p w14:paraId="7C7529C9" w14:textId="5B5D078C" w:rsidR="00AD528F" w:rsidRPr="00AD528F" w:rsidRDefault="00AD528F" w:rsidP="00AD528F">
                              <w:pPr>
                                <w:pStyle w:val="Caption"/>
                                <w:jc w:val="center"/>
                              </w:pPr>
                              <w:r w:rsidRPr="00AD528F">
                                <w:t xml:space="preserve">Figure </w:t>
                              </w:r>
                              <w:r w:rsidR="00000000">
                                <w:fldChar w:fldCharType="begin"/>
                              </w:r>
                              <w:r w:rsidR="00000000">
                                <w:instrText xml:space="preserve"> SEQ Figure \* ARABIC </w:instrText>
                              </w:r>
                              <w:r w:rsidR="00000000">
                                <w:fldChar w:fldCharType="separate"/>
                              </w:r>
                              <w:r w:rsidRPr="00AD528F">
                                <w:t>2</w:t>
                              </w:r>
                              <w:r w:rsidR="00000000">
                                <w:fldChar w:fldCharType="end"/>
                              </w:r>
                              <w:r w:rsidRPr="00AD528F">
                                <w:t>: Circular Serial Buffer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8EAF8AF" id="Group 50" o:spid="_x0000_s1026" style="position:absolute;margin-left:0;margin-top:13.6pt;width:468pt;height:113.45pt;z-index:251660288" coordsize="59436,144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width:59436;height:111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">
                  <v:imagedata r:id="rId14" o:title=""/>
                </v:shape>
                <v:shapetype id="_x0000_t202" coordsize="21600,21600" o:spt="202" path="m,l,21600r21600,l21600,xe">
                  <v:stroke joinstyle="miter"/>
                  <v:path gradientshapeok="t" o:connecttype="rect"/>
                </v:shapetype>
                <v:shape id="Text Box 49" o:spid="_x0000_s1028" type="#_x0000_t202" style="position:absolute;top:11684;width:59436;height:2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" stroked="f">
                  <v:textbox style="mso-fit-shape-to-text:t" inset="0,0,0,0">
                    <w:txbxContent>
                      <w:p w14:paraId="7C7529C9" w14:textId="5B5D078C" w:rsidR="00AD528F" w:rsidRPr="00AD528F" w:rsidRDefault="00AD528F" w:rsidP="00AD528F">
                        <w:pPr>
                          <w:pStyle w:val="Caption"/>
                          <w:jc w:val="center"/>
                        </w:pPr>
                        <w:r w:rsidRPr="00AD528F">
                          <w:t xml:space="preserve">Figure </w:t>
                        </w:r>
                        <w:r w:rsidR="00000000">
                          <w:fldChar w:fldCharType="begin"/>
                        </w:r>
                        <w:r w:rsidR="00000000">
                          <w:instrText xml:space="preserve"> SEQ Figure \* ARABIC </w:instrText>
                        </w:r>
                        <w:r w:rsidR="00000000">
                          <w:fldChar w:fldCharType="separate"/>
                        </w:r>
                        <w:r w:rsidRPr="00AD528F">
                          <w:t>2</w:t>
                        </w:r>
                        <w:r w:rsidR="00000000">
                          <w:fldChar w:fldCharType="end"/>
                        </w:r>
                        <w:r w:rsidRPr="00AD528F">
                          <w:t>: Circular Serial Buffer</w:t>
                        </w:r>
                      </w:p>
                    </w:txbxContent>
                  </v:textbox>
                </v:shape>
                <w10:wrap type="topAndBottom"/>
              </v:group>
            </w:pict>
          </mc:Fallback>
        </mc:AlternateContent>
      </w:r>
      <w:r w:rsidR="003D440B">
        <w:t xml:space="preserve">If measurement data is </w:t>
      </w:r>
      <w:r w:rsidR="008159DA">
        <w:t>expected,</w:t>
      </w:r>
      <w:r w:rsidR="003D440B">
        <w:t xml:space="preserve"> then the received bytes are </w:t>
      </w:r>
      <w:r w:rsidR="00795D5A">
        <w:t xml:space="preserve">written into a circular buffer as depicted in </w:t>
      </w:r>
      <w:r w:rsidR="00795D5A">
        <w:fldChar w:fldCharType="begin"/>
      </w:r>
      <w:r w:rsidR="00795D5A">
        <w:instrText xml:space="preserve"> REF _Ref46995865 \h </w:instrText>
      </w:r>
      <w:r w:rsidR="00795D5A">
        <w:fldChar w:fldCharType="separate"/>
      </w:r>
      <w:r w:rsidR="00795D5A">
        <w:t xml:space="preserve">Figure </w:t>
      </w:r>
      <w:r w:rsidR="00795D5A">
        <w:rPr>
          <w:noProof/>
        </w:rPr>
        <w:t>2</w:t>
      </w:r>
      <w:r w:rsidR="00795D5A">
        <w:fldChar w:fldCharType="end"/>
      </w:r>
      <w:proofErr w:type="gramStart"/>
      <w:r w:rsidR="00795D5A">
        <w:t xml:space="preserve">.  </w:t>
      </w:r>
      <w:proofErr w:type="gramEnd"/>
      <w:r w:rsidR="00795D5A">
        <w:t xml:space="preserve">Two pointers </w:t>
      </w:r>
      <w:r w:rsidR="005B37DF">
        <w:t xml:space="preserve">into this buffer </w:t>
      </w:r>
      <w:r w:rsidR="00795D5A">
        <w:t>are maintained</w:t>
      </w:r>
      <w:proofErr w:type="gramStart"/>
      <w:r w:rsidR="005B37DF">
        <w:t xml:space="preserve">.  </w:t>
      </w:r>
      <w:proofErr w:type="gramEnd"/>
      <w:r w:rsidR="005B37DF">
        <w:t>One is the position to which new data will be written</w:t>
      </w:r>
      <w:proofErr w:type="gramStart"/>
      <w:r w:rsidR="005B37DF">
        <w:t xml:space="preserve">.  </w:t>
      </w:r>
      <w:proofErr w:type="gramEnd"/>
      <w:r w:rsidR="005B37DF">
        <w:t xml:space="preserve">The other is the point from which data will </w:t>
      </w:r>
      <w:proofErr w:type="gramStart"/>
      <w:r w:rsidR="005B37DF">
        <w:t>be read</w:t>
      </w:r>
      <w:proofErr w:type="gramEnd"/>
      <w:r w:rsidR="005B37DF">
        <w:t>.</w:t>
      </w:r>
      <w:r w:rsidR="00295B61">
        <w:t xml:space="preserve"> </w:t>
      </w:r>
      <w:r w:rsidR="00052575">
        <w:t>Each is updated when a respective read or write operation is performed</w:t>
      </w:r>
      <w:proofErr w:type="gramStart"/>
      <w:r w:rsidR="00052575">
        <w:t xml:space="preserve">. </w:t>
      </w:r>
      <w:r w:rsidR="00295B61">
        <w:t xml:space="preserve"> </w:t>
      </w:r>
      <w:proofErr w:type="gramEnd"/>
      <w:r w:rsidR="00295B61">
        <w:t xml:space="preserve">When either pointer reaches the end of the buffer, it is repositioned to point to the beginning of the buffer. The size of the buffer is 192 bytes; sufficient to hold </w:t>
      </w:r>
      <w:proofErr w:type="gramStart"/>
      <w:r w:rsidR="00295B61">
        <w:t>64</w:t>
      </w:r>
      <w:proofErr w:type="gramEnd"/>
      <w:r w:rsidR="00295B61">
        <w:t xml:space="preserve"> measurement values.</w:t>
      </w:r>
      <w:r w:rsidR="008A1CB6">
        <w:t xml:space="preserve">  </w:t>
      </w:r>
    </w:p>
    <w:p w14:paraId="298B52FC" w14:textId="77777777" w:rsidR="00C560EE" w:rsidRDefault="00C560EE" w:rsidP="00AF35CC">
      <w:pPr>
        <w:pStyle w:val="NoSpacing"/>
      </w:pPr>
    </w:p>
    <w:p w14:paraId="21F47FBA" w14:textId="70646585" w:rsidR="00795D5A" w:rsidRDefault="00795D5A" w:rsidP="00795D5A">
      <w:pPr>
        <w:pStyle w:val="NoSpacing"/>
        <w:keepNext/>
      </w:pPr>
    </w:p>
    <w:p w14:paraId="24C8F486" w14:textId="69647715" w:rsidR="00C560EE" w:rsidRDefault="00C560EE" w:rsidP="00C560EE">
      <w:pPr>
        <w:pStyle w:val="NoSpacing"/>
      </w:pPr>
      <w:r>
        <w:t xml:space="preserve">It should be noted that there are some “ifdef” statements in the code that allow the code to be quickly switched to transmit Distance, </w:t>
      </w:r>
      <w:proofErr w:type="gramStart"/>
      <w:r>
        <w:t>Intensity</w:t>
      </w:r>
      <w:proofErr w:type="gramEnd"/>
      <w:r>
        <w:t xml:space="preserve"> </w:t>
      </w:r>
      <w:r>
        <w:rPr>
          <w:i/>
          <w:iCs/>
          <w:u w:val="single"/>
        </w:rPr>
        <w:t>and</w:t>
      </w:r>
      <w:r>
        <w:t xml:space="preserve"> a Timestamp for each measurement.  However, it was determined that the timestamp could be removed to allow more bandwidth, hence, higher sampling rates</w:t>
      </w:r>
      <w:proofErr w:type="gramStart"/>
      <w:r>
        <w:t xml:space="preserve">.  </w:t>
      </w:r>
      <w:proofErr w:type="gramEnd"/>
      <w:r>
        <w:t xml:space="preserve">Timestamps can </w:t>
      </w:r>
      <w:proofErr w:type="gramStart"/>
      <w:r>
        <w:t>be generated</w:t>
      </w:r>
      <w:proofErr w:type="gramEnd"/>
      <w:r>
        <w:t xml:space="preserve"> by the Obj-C code.</w:t>
      </w:r>
    </w:p>
    <w:p w14:paraId="4E395990" w14:textId="092DC999" w:rsidR="008159DA" w:rsidRDefault="008159DA" w:rsidP="00C560EE">
      <w:pPr>
        <w:pStyle w:val="NoSpacing"/>
      </w:pPr>
    </w:p>
    <w:p w14:paraId="3C9BB5B8" w14:textId="37F3FC8F" w:rsidR="008159DA" w:rsidRDefault="008159DA" w:rsidP="00C560EE">
      <w:pPr>
        <w:pStyle w:val="NoSpacing"/>
      </w:pPr>
      <w:r>
        <w:t>It is also noteworthy to mention that the data is transmitted in the order specified</w:t>
      </w:r>
      <w:proofErr w:type="gramStart"/>
      <w:r>
        <w:t xml:space="preserve">.  </w:t>
      </w:r>
      <w:proofErr w:type="gramEnd"/>
      <w:r>
        <w:t xml:space="preserve">When the controller is </w:t>
      </w:r>
      <w:proofErr w:type="gramStart"/>
      <w:r>
        <w:t>initialized</w:t>
      </w:r>
      <w:proofErr w:type="gramEnd"/>
      <w:r>
        <w:t xml:space="preserve"> the following command is sent:</w:t>
      </w:r>
    </w:p>
    <w:p w14:paraId="262CDBCF" w14:textId="5519D16A" w:rsidR="008159DA" w:rsidRPr="00445F86" w:rsidRDefault="008159DA" w:rsidP="00445F86">
      <w:pPr>
        <w:pStyle w:val="NoSpacing"/>
        <w:jc w:val="center"/>
        <w:rPr>
          <w:rFonts w:ascii="Consolas" w:hAnsi="Consolas"/>
          <w:sz w:val="20"/>
          <w:szCs w:val="20"/>
        </w:rPr>
      </w:pPr>
      <w:r w:rsidRPr="00445F86">
        <w:rPr>
          <w:rFonts w:ascii="Consolas" w:hAnsi="Consolas"/>
          <w:sz w:val="20"/>
          <w:szCs w:val="20"/>
        </w:rPr>
        <w:t>OUT_RS422 01INTENSITY 01DIST1</w:t>
      </w:r>
    </w:p>
    <w:p w14:paraId="5A83A4ED" w14:textId="075AF4A3" w:rsidR="00445F86" w:rsidRDefault="00445F86" w:rsidP="00C560EE">
      <w:pPr>
        <w:pStyle w:val="NoSpacing"/>
      </w:pPr>
    </w:p>
    <w:p w14:paraId="4767D134" w14:textId="0BE001FB" w:rsidR="00445F86" w:rsidRDefault="00445F86" w:rsidP="00C560EE">
      <w:pPr>
        <w:pStyle w:val="NoSpacing"/>
      </w:pPr>
      <w:r>
        <w:t>This ensures that the data order will always be Intensity, followed by Distance</w:t>
      </w:r>
      <w:proofErr w:type="gramStart"/>
      <w:r>
        <w:t xml:space="preserve">.  </w:t>
      </w:r>
      <w:proofErr w:type="gramEnd"/>
      <w:r>
        <w:t xml:space="preserve">Experience has shown that sometimes bits or bytes will </w:t>
      </w:r>
      <w:proofErr w:type="gramStart"/>
      <w:r>
        <w:t>get dropped</w:t>
      </w:r>
      <w:proofErr w:type="gramEnd"/>
      <w:r>
        <w:t>, so each time data is read from the circular buffer it must be verified that synchronization is maintained.</w:t>
      </w:r>
    </w:p>
    <w:p w14:paraId="2BB8AABD" w14:textId="667AEE9C" w:rsidR="00445F86" w:rsidRDefault="00445F86" w:rsidP="00C560EE">
      <w:pPr>
        <w:pStyle w:val="NoSpacing"/>
      </w:pPr>
    </w:p>
    <w:p w14:paraId="1520C5FB" w14:textId="7029BE00" w:rsidR="00445F86" w:rsidRDefault="00445F86" w:rsidP="00C560EE">
      <w:pPr>
        <w:pStyle w:val="NoSpacing"/>
      </w:pPr>
      <w:r>
        <w:t>The bits expected for an intensity measurement (x), followed by a distance measurement (y) will be:</w:t>
      </w:r>
    </w:p>
    <w:p w14:paraId="233C75FA" w14:textId="6186C778" w:rsidR="00445F86" w:rsidRDefault="00445F86" w:rsidP="00C560EE">
      <w:pPr>
        <w:pStyle w:val="NoSpacing"/>
      </w:pPr>
    </w:p>
    <w:p w14:paraId="0A9F23A9" w14:textId="49A89850" w:rsidR="00445F86" w:rsidRPr="00166F18" w:rsidRDefault="00445F86" w:rsidP="00166F18">
      <w:pPr>
        <w:pStyle w:val="NoSpacing"/>
        <w:jc w:val="center"/>
        <w:rPr>
          <w:rFonts w:ascii="Consolas" w:hAnsi="Consolas"/>
          <w:sz w:val="20"/>
          <w:szCs w:val="20"/>
        </w:rPr>
      </w:pPr>
      <w:r w:rsidRPr="00166F18">
        <w:rPr>
          <w:rFonts w:ascii="Consolas" w:hAnsi="Consolas"/>
          <w:sz w:val="20"/>
          <w:szCs w:val="20"/>
        </w:rPr>
        <w:t>00xxxxxx01xxxxxx10xxxxxx00yyyyyy</w:t>
      </w:r>
      <w:r w:rsidR="00166F18" w:rsidRPr="00166F18">
        <w:rPr>
          <w:rFonts w:ascii="Consolas" w:hAnsi="Consolas"/>
          <w:sz w:val="20"/>
          <w:szCs w:val="20"/>
        </w:rPr>
        <w:t>01yyyyyy11yyyyyy</w:t>
      </w:r>
    </w:p>
    <w:p w14:paraId="48C5C986" w14:textId="66D100DB" w:rsidR="00445F86" w:rsidRDefault="00445F86" w:rsidP="00C560EE">
      <w:pPr>
        <w:pStyle w:val="NoSpacing"/>
      </w:pPr>
    </w:p>
    <w:p w14:paraId="7B1AAFF7" w14:textId="2FBC4A89" w:rsidR="00445F86" w:rsidRDefault="00445F86" w:rsidP="00C560EE">
      <w:pPr>
        <w:pStyle w:val="NoSpacing"/>
      </w:pPr>
      <w:r>
        <w:t xml:space="preserve">To maintain synchronization the software keeps track of the next expected value from the controller. </w:t>
      </w:r>
      <w:r w:rsidR="00166F18">
        <w:t xml:space="preserve">It takes the next </w:t>
      </w:r>
      <w:proofErr w:type="gramStart"/>
      <w:r w:rsidR="00166F18">
        <w:t>32</w:t>
      </w:r>
      <w:proofErr w:type="gramEnd"/>
      <w:r w:rsidR="00166F18">
        <w:t xml:space="preserve"> bits from the buffer as an unsigned integer and performs a logical AND with a mask to determine if the expected bits are present.  If so, the data is synchronized</w:t>
      </w:r>
      <w:proofErr w:type="gramStart"/>
      <w:r w:rsidR="00166F18">
        <w:t xml:space="preserve">.  </w:t>
      </w:r>
      <w:proofErr w:type="gramEnd"/>
      <w:r w:rsidR="00166F18">
        <w:t xml:space="preserve">If not, synchronization </w:t>
      </w:r>
      <w:proofErr w:type="gramStart"/>
      <w:r w:rsidR="00166F18">
        <w:t>is lost</w:t>
      </w:r>
      <w:proofErr w:type="gramEnd"/>
      <w:r w:rsidR="00166F18">
        <w:t xml:space="preserve"> and must be re-obtained (see lines ~2765-2795</w:t>
      </w:r>
      <w:r w:rsidR="00161189">
        <w:t xml:space="preserve"> of </w:t>
      </w:r>
      <w:del w:id="217" w:author="Katlic, Peter (GE Research, US)" w:date="2023-05-15T14:01:00Z">
        <w:r w:rsidR="00161189" w:rsidDel="00DE06C8">
          <w:delText>CDVIFC242x</w:delText>
        </w:r>
      </w:del>
      <w:proofErr w:type="spellStart"/>
      <w:ins w:id="218" w:author="Katlic, Peter (GE Research, US)" w:date="2023-05-15T14:01:00Z">
        <w:r w:rsidR="00DE06C8">
          <w:t>SerialController</w:t>
        </w:r>
      </w:ins>
      <w:r w:rsidR="00161189">
        <w:t>.m</w:t>
      </w:r>
      <w:proofErr w:type="spellEnd"/>
      <w:r w:rsidR="00166F18">
        <w:t xml:space="preserve">). To regain synch, the read pointer is advanced through the circular buffer one byte at a time, checking the data with a mask until a match </w:t>
      </w:r>
      <w:proofErr w:type="gramStart"/>
      <w:r w:rsidR="00166F18">
        <w:t>is found</w:t>
      </w:r>
      <w:proofErr w:type="gramEnd"/>
      <w:r w:rsidR="00166F18">
        <w:t xml:space="preserve"> (see lines ~2796-2818).</w:t>
      </w:r>
    </w:p>
    <w:p w14:paraId="19AD9A12" w14:textId="33FC717E" w:rsidR="00166F18" w:rsidRDefault="00166F18" w:rsidP="00C560EE">
      <w:pPr>
        <w:pStyle w:val="NoSpacing"/>
      </w:pPr>
    </w:p>
    <w:p w14:paraId="56CDE19B" w14:textId="1BE6FEAB" w:rsidR="00D735D7" w:rsidRDefault="003E2865" w:rsidP="00C560EE">
      <w:pPr>
        <w:pStyle w:val="NoSpacing"/>
      </w:pPr>
      <w:r>
        <w:t xml:space="preserve">With the data synchronized, if the next expected value is Intensity, it is parsed out giving an 18-bit </w:t>
      </w:r>
      <w:r w:rsidR="00D735D7">
        <w:t xml:space="preserve">unsigned integer </w:t>
      </w:r>
      <w:r>
        <w:t>value</w:t>
      </w:r>
      <w:proofErr w:type="gramStart"/>
      <w:r>
        <w:t>.</w:t>
      </w:r>
      <w:r w:rsidR="00D735D7">
        <w:t xml:space="preserve">  </w:t>
      </w:r>
      <w:proofErr w:type="gramEnd"/>
      <w:r w:rsidR="00D735D7">
        <w:t>If the next expected value is distance (a.k.a. displacement) it is parsed first as an 18-bit unsigned integer</w:t>
      </w:r>
      <w:proofErr w:type="gramStart"/>
      <w:r w:rsidR="00D735D7">
        <w:t xml:space="preserve">.  </w:t>
      </w:r>
      <w:proofErr w:type="gramEnd"/>
      <w:r w:rsidR="00D735D7">
        <w:t xml:space="preserve">This </w:t>
      </w:r>
      <w:proofErr w:type="gramStart"/>
      <w:r w:rsidR="00D735D7">
        <w:t>is converted</w:t>
      </w:r>
      <w:proofErr w:type="gramEnd"/>
      <w:r w:rsidR="00D735D7">
        <w:t xml:space="preserve"> to a </w:t>
      </w:r>
      <w:r w:rsidR="00052575">
        <w:t>floating-point</w:t>
      </w:r>
      <w:r w:rsidR="00D735D7">
        <w:t xml:space="preserve"> value using the formula</w:t>
      </w:r>
      <w:r w:rsidR="00D9589D">
        <w:rPr>
          <w:rStyle w:val="FootnoteReference"/>
        </w:rPr>
        <w:footnoteReference w:id="3"/>
      </w:r>
      <w:r w:rsidR="00D735D7">
        <w:t>:</w:t>
      </w:r>
    </w:p>
    <w:p w14:paraId="77063A0E" w14:textId="44EE1F00" w:rsidR="00D735D7" w:rsidRDefault="00D735D7" w:rsidP="00C560EE">
      <w:pPr>
        <w:pStyle w:val="NoSpacing"/>
      </w:pPr>
    </w:p>
    <w:p w14:paraId="7E281CD6" w14:textId="36AD6115" w:rsidR="00D735D7" w:rsidRPr="00C560EE" w:rsidRDefault="00D735D7" w:rsidP="00C560EE">
      <w:pPr>
        <w:pStyle w:val="NoSpacing"/>
      </w:pPr>
      <w:commentRangeStart w:id="219"/>
      <w:commentRangeStart w:id="220"/>
      <w:commentRangeStart w:id="221"/>
      <m:oMathPara>
        <m:oMath>
          <m:r>
            <w:rPr>
              <w:rFonts w:ascii="Cambria Math" w:hAnsi="Cambria Math"/>
            </w:rPr>
            <m:t xml:space="preserve">x= </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out</m:t>
                      </m:r>
                    </m:sub>
                  </m:sSub>
                  <m:r>
                    <w:rPr>
                      <w:rFonts w:ascii="Cambria Math" w:hAnsi="Cambria Math"/>
                    </w:rPr>
                    <m:t>-98232</m:t>
                  </m:r>
                </m:e>
              </m:d>
              <m:r>
                <w:rPr>
                  <w:rFonts w:ascii="Cambria Math" w:hAnsi="Cambria Math"/>
                </w:rPr>
                <m:t>*MR</m:t>
              </m:r>
            </m:num>
            <m:den>
              <m:r>
                <w:rPr>
                  <w:rFonts w:ascii="Cambria Math" w:hAnsi="Cambria Math"/>
                </w:rPr>
                <m:t>65536</m:t>
              </m:r>
            </m:den>
          </m:f>
          <w:commentRangeEnd w:id="219"/>
          <m:r>
            <m:rPr>
              <m:sty m:val="p"/>
            </m:rPr>
            <w:rPr>
              <w:rStyle w:val="CommentReference"/>
            </w:rPr>
            <w:commentReference w:id="219"/>
          </m:r>
          <w:commentRangeEnd w:id="220"/>
          <m:r>
            <m:rPr>
              <m:sty m:val="p"/>
            </m:rPr>
            <w:rPr>
              <w:rStyle w:val="CommentReference"/>
            </w:rPr>
            <w:commentReference w:id="220"/>
          </m:r>
          <w:commentRangeEnd w:id="221"/>
          <m:r>
            <m:rPr>
              <m:sty m:val="p"/>
            </m:rPr>
            <w:rPr>
              <w:rStyle w:val="CommentReference"/>
            </w:rPr>
            <w:commentReference w:id="221"/>
          </m:r>
        </m:oMath>
      </m:oMathPara>
    </w:p>
    <w:p w14:paraId="0855E7BA" w14:textId="77777777" w:rsidR="00D735D7" w:rsidRDefault="00D735D7" w:rsidP="0090613F">
      <w:pPr>
        <w:pStyle w:val="NoSpacing"/>
      </w:pPr>
    </w:p>
    <w:p w14:paraId="7335119E" w14:textId="12904DB5" w:rsidR="00D735D7" w:rsidRDefault="00D735D7" w:rsidP="0090613F">
      <w:pPr>
        <w:pStyle w:val="NoSpacing"/>
      </w:pPr>
      <w:r>
        <w:t xml:space="preserve">where </w:t>
      </w:r>
      <w:r w:rsidRPr="00D735D7">
        <w:rPr>
          <w:i/>
          <w:iCs/>
        </w:rPr>
        <w:t>MR</w:t>
      </w:r>
      <w:r>
        <w:t xml:space="preserve"> is the measurement range of the sensor</w:t>
      </w:r>
      <w:proofErr w:type="gramStart"/>
      <w:r>
        <w:t xml:space="preserve">.  </w:t>
      </w:r>
      <w:proofErr w:type="gramEnd"/>
      <w:r>
        <w:t>It is possible that the unsigned integer value may read as a value of 262073 or greater</w:t>
      </w:r>
      <w:proofErr w:type="gramStart"/>
      <w:r>
        <w:t xml:space="preserve">.  </w:t>
      </w:r>
      <w:proofErr w:type="gramEnd"/>
      <w:r>
        <w:t xml:space="preserve">This indicates an error condition which </w:t>
      </w:r>
      <w:proofErr w:type="gramStart"/>
      <w:r>
        <w:t>is detected</w:t>
      </w:r>
      <w:proofErr w:type="gramEnd"/>
      <w:r>
        <w:t xml:space="preserve"> in the code (lines ~2866-2890</w:t>
      </w:r>
      <w:r w:rsidR="00161189">
        <w:t xml:space="preserve"> of </w:t>
      </w:r>
      <w:del w:id="222" w:author="Katlic, Peter (GE Research, US)" w:date="2023-05-15T14:01:00Z">
        <w:r w:rsidR="00161189" w:rsidDel="00DE06C8">
          <w:delText>CDVIFC242x</w:delText>
        </w:r>
      </w:del>
      <w:proofErr w:type="spellStart"/>
      <w:ins w:id="223" w:author="Katlic, Peter (GE Research, US)" w:date="2023-05-15T14:01:00Z">
        <w:r w:rsidR="00DE06C8">
          <w:t>SerialController</w:t>
        </w:r>
      </w:ins>
      <w:r w:rsidR="00161189">
        <w:t>.m</w:t>
      </w:r>
      <w:proofErr w:type="spellEnd"/>
      <w:r>
        <w:t>).</w:t>
      </w:r>
    </w:p>
    <w:p w14:paraId="24B9C9E5" w14:textId="06831A88" w:rsidR="000F7D9C" w:rsidRDefault="000F7D9C" w:rsidP="0090613F">
      <w:pPr>
        <w:pStyle w:val="NoSpacing"/>
      </w:pPr>
    </w:p>
    <w:p w14:paraId="19D0D0B4" w14:textId="77777777" w:rsidR="00230F26" w:rsidRDefault="000F7D9C" w:rsidP="0090613F">
      <w:pPr>
        <w:pStyle w:val="NoSpacing"/>
      </w:pPr>
      <w:r>
        <w:t>The measured intensity and displacement are pushed onto arrays to maintain the data for subsequent processing</w:t>
      </w:r>
      <w:proofErr w:type="gramStart"/>
      <w:r>
        <w:t xml:space="preserve">.  </w:t>
      </w:r>
      <w:proofErr w:type="gramEnd"/>
      <w:r>
        <w:t>Timestamps, point counts and dataset IDs are also recorded as well</w:t>
      </w:r>
      <w:proofErr w:type="gramStart"/>
      <w:r>
        <w:t>.</w:t>
      </w:r>
      <w:r w:rsidR="00230F26">
        <w:t xml:space="preserve">  </w:t>
      </w:r>
      <w:proofErr w:type="gramEnd"/>
      <w:r w:rsidR="00230F26">
        <w:t xml:space="preserve">When the data for a given receive event has </w:t>
      </w:r>
      <w:proofErr w:type="gramStart"/>
      <w:r w:rsidR="00230F26">
        <w:t>been processed</w:t>
      </w:r>
      <w:proofErr w:type="gramEnd"/>
      <w:r w:rsidR="00230F26">
        <w:t>, the progress is updated.</w:t>
      </w:r>
    </w:p>
    <w:p w14:paraId="7BFBD2CC" w14:textId="77777777" w:rsidR="00230F26" w:rsidRDefault="00230F26" w:rsidP="0090613F">
      <w:pPr>
        <w:pStyle w:val="NoSpacing"/>
      </w:pPr>
    </w:p>
    <w:p w14:paraId="5AFEA1F0" w14:textId="59188702" w:rsidR="009E6497" w:rsidRDefault="00230F26" w:rsidP="0090613F">
      <w:pPr>
        <w:pStyle w:val="NoSpacing"/>
      </w:pPr>
      <w:r>
        <w:t xml:space="preserve">Progress is reported by a timer which fires </w:t>
      </w:r>
      <w:r w:rsidR="00BD2746">
        <w:t xml:space="preserve">once per second and reports the progress by sending a “progress” message back to the UI with a </w:t>
      </w:r>
      <w:r w:rsidR="009E6497">
        <w:t>floating-point</w:t>
      </w:r>
      <w:r w:rsidR="00BD2746">
        <w:t xml:space="preserve"> number between 0 and 1 representing the progress</w:t>
      </w:r>
      <w:proofErr w:type="gramStart"/>
      <w:r w:rsidR="00BD2746">
        <w:t xml:space="preserve">.  </w:t>
      </w:r>
      <w:proofErr w:type="gramEnd"/>
      <w:r w:rsidR="00BD2746">
        <w:t xml:space="preserve">This value </w:t>
      </w:r>
      <w:proofErr w:type="gramStart"/>
      <w:r w:rsidR="00BD2746">
        <w:t>is used</w:t>
      </w:r>
      <w:proofErr w:type="gramEnd"/>
      <w:r w:rsidR="00BD2746">
        <w:t xml:space="preserve"> by the UI to update the progress indicator.</w:t>
      </w:r>
    </w:p>
    <w:p w14:paraId="4A3A0176" w14:textId="77777777" w:rsidR="009E6497" w:rsidRDefault="009E6497" w:rsidP="0090613F">
      <w:pPr>
        <w:pStyle w:val="NoSpacing"/>
      </w:pPr>
    </w:p>
    <w:p w14:paraId="6E9D79B1" w14:textId="505E172A" w:rsidR="000F7D9C" w:rsidRDefault="00230F26" w:rsidP="0090613F">
      <w:pPr>
        <w:pStyle w:val="NoSpacing"/>
      </w:pPr>
      <w:r>
        <w:t xml:space="preserve"> </w:t>
      </w:r>
      <w:r w:rsidR="00EE7BA1">
        <w:t>Data collection proceeds in this manner with data continuing to be recorded until the predetermined number of data sets has been received</w:t>
      </w:r>
      <w:proofErr w:type="gramStart"/>
      <w:r w:rsidR="00EE7BA1">
        <w:t xml:space="preserve">.  </w:t>
      </w:r>
      <w:proofErr w:type="gramEnd"/>
      <w:r w:rsidR="00EE7BA1">
        <w:t xml:space="preserve">When all data for this collection has been </w:t>
      </w:r>
      <w:proofErr w:type="gramStart"/>
      <w:r w:rsidR="00EE7BA1">
        <w:t>received</w:t>
      </w:r>
      <w:proofErr w:type="gramEnd"/>
      <w:r w:rsidR="00EE7BA1">
        <w:t xml:space="preserve"> a command is sent to stop data transmission and the serial cable is reset</w:t>
      </w:r>
      <w:r w:rsidR="004C2185">
        <w:t xml:space="preserve"> (see lines ~2957-2972</w:t>
      </w:r>
      <w:r w:rsidR="00161189">
        <w:t xml:space="preserve"> of </w:t>
      </w:r>
      <w:del w:id="224" w:author="Katlic, Peter (GE Research, US)" w:date="2023-05-15T14:02:00Z">
        <w:r w:rsidR="00161189" w:rsidDel="00DE06C8">
          <w:delText>CDVIFC242x</w:delText>
        </w:r>
      </w:del>
      <w:proofErr w:type="spellStart"/>
      <w:ins w:id="225" w:author="Katlic, Peter (GE Research, US)" w:date="2023-05-15T14:02:00Z">
        <w:r w:rsidR="00DE06C8">
          <w:t>SerialController</w:t>
        </w:r>
      </w:ins>
      <w:r w:rsidR="00161189">
        <w:t>.m</w:t>
      </w:r>
      <w:proofErr w:type="spellEnd"/>
      <w:r w:rsidR="004C2185">
        <w:t>)</w:t>
      </w:r>
      <w:r w:rsidR="00EE7BA1">
        <w:t xml:space="preserve">.  At this point there is no guarantee that the exact same number of Intensities and Distances have </w:t>
      </w:r>
      <w:proofErr w:type="gramStart"/>
      <w:r w:rsidR="00EE7BA1">
        <w:t>been received</w:t>
      </w:r>
      <w:proofErr w:type="gramEnd"/>
      <w:r w:rsidR="00EE7BA1">
        <w:t>, so all data arrays are trimmed to match the size of the smallest</w:t>
      </w:r>
      <w:r w:rsidR="004C2185">
        <w:t xml:space="preserve"> (see lines ~2978-2987)</w:t>
      </w:r>
      <w:r w:rsidR="00EE7BA1">
        <w:t>.</w:t>
      </w:r>
    </w:p>
    <w:p w14:paraId="2AAE40B0" w14:textId="79F46984" w:rsidR="00170E39" w:rsidRDefault="00170E39" w:rsidP="0090613F">
      <w:pPr>
        <w:pStyle w:val="NoSpacing"/>
      </w:pPr>
    </w:p>
    <w:p w14:paraId="3080D508" w14:textId="392C9C7F" w:rsidR="00170E39" w:rsidRDefault="00170E39" w:rsidP="0090613F">
      <w:pPr>
        <w:pStyle w:val="NoSpacing"/>
      </w:pPr>
      <w:r>
        <w:t xml:space="preserve">A status message is next sent to the UI to indicate that </w:t>
      </w:r>
      <w:r w:rsidR="00CA2815">
        <w:t xml:space="preserve">data collection has </w:t>
      </w:r>
      <w:proofErr w:type="gramStart"/>
      <w:r w:rsidR="00CA2815">
        <w:t>stopped</w:t>
      </w:r>
      <w:proofErr w:type="gramEnd"/>
      <w:r w:rsidR="00CA2815">
        <w:t xml:space="preserve"> and computation </w:t>
      </w:r>
      <w:r w:rsidR="004E6CB3">
        <w:t xml:space="preserve">of the clearance value </w:t>
      </w:r>
      <w:r w:rsidR="00CA2815">
        <w:t>has begun (lines ~2989-2995).</w:t>
      </w:r>
      <w:r w:rsidR="004E6CB3">
        <w:t xml:space="preserve">  </w:t>
      </w:r>
    </w:p>
    <w:p w14:paraId="7F7C85CE" w14:textId="77777777" w:rsidR="000E4D17" w:rsidRDefault="000E4D17" w:rsidP="0090613F">
      <w:pPr>
        <w:pStyle w:val="NoSpacing"/>
      </w:pPr>
    </w:p>
    <w:p w14:paraId="157FEE4E" w14:textId="51A4AB62" w:rsidR="00CA2815" w:rsidRDefault="002D55FE" w:rsidP="0090613F">
      <w:pPr>
        <w:pStyle w:val="NoSpacing"/>
      </w:pPr>
      <w:r w:rsidRPr="00FC2428">
        <w:rPr>
          <w:rStyle w:val="Heading3Char"/>
        </w:rPr>
        <w:lastRenderedPageBreak/>
        <w:t>Clearance Calculation:</w:t>
      </w:r>
      <w:r>
        <w:t xml:space="preserve"> Calculation of the clearance values involves first, processing the data to identify blade tips, then measuring the tips to produce the clearance value</w:t>
      </w:r>
      <w:proofErr w:type="gramStart"/>
      <w:r>
        <w:t xml:space="preserve">.  </w:t>
      </w:r>
      <w:proofErr w:type="gramEnd"/>
      <w:r>
        <w:t xml:space="preserve">Clearance values </w:t>
      </w:r>
      <w:proofErr w:type="gramStart"/>
      <w:r>
        <w:t>are produced</w:t>
      </w:r>
      <w:proofErr w:type="gramEnd"/>
      <w:r>
        <w:t xml:space="preserve"> on a per-blade-tip basis then averaged to produce a single value for each stage.</w:t>
      </w:r>
    </w:p>
    <w:p w14:paraId="354F9D94" w14:textId="4A5CFB79" w:rsidR="00941975" w:rsidRDefault="00941975" w:rsidP="0090613F">
      <w:pPr>
        <w:pStyle w:val="NoSpacing"/>
      </w:pPr>
    </w:p>
    <w:p w14:paraId="6C284073" w14:textId="195BBEEC" w:rsidR="00941975" w:rsidRDefault="00941975" w:rsidP="0090613F">
      <w:pPr>
        <w:pStyle w:val="NoSpacing"/>
      </w:pPr>
      <w:r>
        <w:t xml:space="preserve">A sample collection of data </w:t>
      </w:r>
      <w:proofErr w:type="gramStart"/>
      <w:r>
        <w:t>is shown</w:t>
      </w:r>
      <w:proofErr w:type="gramEnd"/>
      <w:r>
        <w:t xml:space="preserve"> in </w:t>
      </w:r>
      <w:r w:rsidR="00FD2A4F">
        <w:fldChar w:fldCharType="begin"/>
      </w:r>
      <w:r w:rsidR="00FD2A4F">
        <w:instrText xml:space="preserve"> REF _Ref47001053 \h </w:instrText>
      </w:r>
      <w:r w:rsidR="00FD2A4F">
        <w:fldChar w:fldCharType="separate"/>
      </w:r>
      <w:r w:rsidR="00FD2A4F">
        <w:t xml:space="preserve">Figure </w:t>
      </w:r>
      <w:r w:rsidR="00FD2A4F">
        <w:rPr>
          <w:noProof/>
        </w:rPr>
        <w:t>3</w:t>
      </w:r>
      <w:r w:rsidR="00FD2A4F">
        <w:fldChar w:fldCharType="end"/>
      </w:r>
      <w:r>
        <w:t>.</w:t>
      </w:r>
    </w:p>
    <w:p w14:paraId="6FB832A2" w14:textId="77777777" w:rsidR="00FD2A4F" w:rsidRDefault="00FD2A4F" w:rsidP="0090613F">
      <w:pPr>
        <w:pStyle w:val="NoSpacing"/>
      </w:pPr>
    </w:p>
    <w:p w14:paraId="061CFE81" w14:textId="77777777" w:rsidR="00FD2A4F" w:rsidRDefault="00FD2A4F" w:rsidP="00C22C59">
      <w:pPr>
        <w:pStyle w:val="NoSpacing"/>
        <w:keepNext/>
        <w:keepLines/>
      </w:pPr>
      <w:r>
        <w:rPr>
          <w:noProof/>
        </w:rPr>
        <w:drawing>
          <wp:inline distT="0" distB="0" distL="0" distR="0" wp14:anchorId="023EA8ED" wp14:editId="538C8386">
            <wp:extent cx="5943600" cy="297053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970530"/>
                    </a:xfrm>
                    <a:prstGeom prst="rect">
                      <a:avLst/>
                    </a:prstGeom>
                    <a:noFill/>
                    <a:ln>
                      <a:noFill/>
                    </a:ln>
                  </pic:spPr>
                </pic:pic>
              </a:graphicData>
            </a:graphic>
          </wp:inline>
        </w:drawing>
      </w:r>
    </w:p>
    <w:p w14:paraId="1DB5365E" w14:textId="3DE40B4B" w:rsidR="00FD2A4F" w:rsidRDefault="00FD2A4F" w:rsidP="00C22C59">
      <w:pPr>
        <w:pStyle w:val="Caption"/>
        <w:keepLines/>
        <w:jc w:val="center"/>
      </w:pPr>
      <w:bookmarkStart w:id="226" w:name="_Ref47001053"/>
      <w:r>
        <w:t xml:space="preserve">Figure </w:t>
      </w:r>
      <w:r w:rsidR="00000000">
        <w:fldChar w:fldCharType="begin"/>
      </w:r>
      <w:r w:rsidR="00000000">
        <w:instrText xml:space="preserve"> SEQ Figure \* ARABIC </w:instrText>
      </w:r>
      <w:r w:rsidR="00000000">
        <w:fldChar w:fldCharType="separate"/>
      </w:r>
      <w:r w:rsidR="00AD528F">
        <w:rPr>
          <w:noProof/>
        </w:rPr>
        <w:t>3</w:t>
      </w:r>
      <w:r w:rsidR="00000000">
        <w:rPr>
          <w:noProof/>
        </w:rPr>
        <w:fldChar w:fldCharType="end"/>
      </w:r>
      <w:bookmarkEnd w:id="226"/>
      <w:r>
        <w:t>: Sample sensor data from R6, top on a 7HA.02 turbine.</w:t>
      </w:r>
    </w:p>
    <w:p w14:paraId="4EB8D70A" w14:textId="3BD0B760" w:rsidR="005B6824" w:rsidRDefault="001C3A98" w:rsidP="0090613F">
      <w:pPr>
        <w:pStyle w:val="NoSpacing"/>
      </w:pPr>
      <w:r>
        <w:t xml:space="preserve">The blades for the data in </w:t>
      </w:r>
      <w:r>
        <w:fldChar w:fldCharType="begin"/>
      </w:r>
      <w:r>
        <w:instrText xml:space="preserve"> REF _Ref47001053 \h </w:instrText>
      </w:r>
      <w:r>
        <w:fldChar w:fldCharType="separate"/>
      </w:r>
      <w:r>
        <w:t xml:space="preserve">Figure </w:t>
      </w:r>
      <w:r>
        <w:rPr>
          <w:noProof/>
        </w:rPr>
        <w:t>3</w:t>
      </w:r>
      <w:r>
        <w:fldChar w:fldCharType="end"/>
      </w:r>
      <w:r>
        <w:t xml:space="preserve"> have squealer tips, which are clearly manifest in the data</w:t>
      </w:r>
      <w:proofErr w:type="gramStart"/>
      <w:r>
        <w:t xml:space="preserve">.  </w:t>
      </w:r>
      <w:proofErr w:type="gramEnd"/>
      <w:r>
        <w:t>The calculation of the clearance should only measure the distance between the tip of the blades and the casing and should not consider the entire width of the blade</w:t>
      </w:r>
      <w:proofErr w:type="gramStart"/>
      <w:r>
        <w:t xml:space="preserve">.  </w:t>
      </w:r>
      <w:proofErr w:type="gramEnd"/>
      <w:r>
        <w:t>To accomplish the separation of the tips from the unwanted portion of the blade a threshold is used</w:t>
      </w:r>
      <w:proofErr w:type="gramStart"/>
      <w:r>
        <w:t xml:space="preserve">.  </w:t>
      </w:r>
      <w:proofErr w:type="gramEnd"/>
      <w:r>
        <w:t>Various methods exist to calculate the threshold. In one case, histograms can be constructed to bin the data into ranges</w:t>
      </w:r>
      <w:proofErr w:type="gramStart"/>
      <w:r>
        <w:t xml:space="preserve">.  </w:t>
      </w:r>
      <w:proofErr w:type="gramEnd"/>
      <w:r>
        <w:t xml:space="preserve">This data </w:t>
      </w:r>
      <w:proofErr w:type="gramStart"/>
      <w:r>
        <w:t>appears to have</w:t>
      </w:r>
      <w:proofErr w:type="gramEnd"/>
      <w:r>
        <w:t xml:space="preserve"> 3 distinct ranges (tip, ‘shelf’, and out-of-range).  If histograms are </w:t>
      </w:r>
      <w:proofErr w:type="gramStart"/>
      <w:r>
        <w:t>used</w:t>
      </w:r>
      <w:proofErr w:type="gramEnd"/>
      <w:r>
        <w:t xml:space="preserve"> they must be separated from each other.  This has prove</w:t>
      </w:r>
      <w:ins w:id="227" w:author="McManus, Kelly (GE Gas Power)" w:date="2023-05-16T15:09:00Z">
        <w:r w:rsidR="008C6745">
          <w:t xml:space="preserve">n </w:t>
        </w:r>
      </w:ins>
      <w:del w:id="228" w:author="McManus, Kelly (GE Gas Power)" w:date="2023-05-16T15:09:00Z">
        <w:r w:rsidDel="008C6745">
          <w:delText>d</w:delText>
        </w:r>
      </w:del>
      <w:r>
        <w:t xml:space="preserve"> problematic</w:t>
      </w:r>
      <w:proofErr w:type="gramStart"/>
      <w:r>
        <w:t>.  A new approach</w:t>
      </w:r>
      <w:proofErr w:type="gramEnd"/>
      <w:r>
        <w:t xml:space="preserve"> using Cumulative Distribution Functions (CDF) is being considered.  </w:t>
      </w:r>
      <w:commentRangeStart w:id="229"/>
      <w:commentRangeStart w:id="230"/>
      <w:r w:rsidRPr="00995F64">
        <w:rPr>
          <w:highlight w:val="yellow"/>
          <w:rPrChange w:id="231" w:author="Runkel, Dave (GE Gas Power)" w:date="2023-05-03T14:00:00Z">
            <w:rPr/>
          </w:rPrChange>
        </w:rPr>
        <w:t xml:space="preserve">Until </w:t>
      </w:r>
      <w:proofErr w:type="gramStart"/>
      <w:r w:rsidRPr="00995F64">
        <w:rPr>
          <w:highlight w:val="yellow"/>
          <w:rPrChange w:id="232" w:author="Runkel, Dave (GE Gas Power)" w:date="2023-05-03T14:00:00Z">
            <w:rPr/>
          </w:rPrChange>
        </w:rPr>
        <w:t>a new approach</w:t>
      </w:r>
      <w:proofErr w:type="gramEnd"/>
      <w:r w:rsidRPr="00995F64">
        <w:rPr>
          <w:highlight w:val="yellow"/>
          <w:rPrChange w:id="233" w:author="Runkel, Dave (GE Gas Power)" w:date="2023-05-03T14:00:00Z">
            <w:rPr/>
          </w:rPrChange>
        </w:rPr>
        <w:t xml:space="preserve"> is in place, a </w:t>
      </w:r>
      <w:del w:id="234" w:author="Katlic, Peter (GE Research, US)" w:date="2023-05-15T14:08:00Z">
        <w:r w:rsidRPr="00995F64" w:rsidDel="00907D7B">
          <w:rPr>
            <w:highlight w:val="yellow"/>
            <w:rPrChange w:id="235" w:author="Runkel, Dave (GE Gas Power)" w:date="2023-05-03T14:00:00Z">
              <w:rPr/>
            </w:rPrChange>
          </w:rPr>
          <w:delText>single hard</w:delText>
        </w:r>
      </w:del>
      <w:ins w:id="236" w:author="Katlic, Peter (GE Research, US)" w:date="2023-05-15T14:08:00Z">
        <w:r w:rsidR="00907D7B">
          <w:rPr>
            <w:highlight w:val="yellow"/>
          </w:rPr>
          <w:t>default</w:t>
        </w:r>
      </w:ins>
      <w:r w:rsidRPr="00995F64">
        <w:rPr>
          <w:highlight w:val="yellow"/>
          <w:rPrChange w:id="237" w:author="Runkel, Dave (GE Gas Power)" w:date="2023-05-03T14:00:00Z">
            <w:rPr/>
          </w:rPrChange>
        </w:rPr>
        <w:t xml:space="preserve"> threshold </w:t>
      </w:r>
      <w:del w:id="238" w:author="Katlic, Peter (GE Research, US)" w:date="2023-05-15T14:08:00Z">
        <w:r w:rsidRPr="00995F64" w:rsidDel="00907D7B">
          <w:rPr>
            <w:highlight w:val="yellow"/>
            <w:rPrChange w:id="239" w:author="Runkel, Dave (GE Gas Power)" w:date="2023-05-03T14:00:00Z">
              <w:rPr/>
            </w:rPrChange>
          </w:rPr>
          <w:delText xml:space="preserve">of 4.5mm </w:delText>
        </w:r>
      </w:del>
      <w:r w:rsidRPr="00995F64">
        <w:rPr>
          <w:highlight w:val="yellow"/>
          <w:rPrChange w:id="240" w:author="Runkel, Dave (GE Gas Power)" w:date="2023-05-03T14:00:00Z">
            <w:rPr/>
          </w:rPrChange>
        </w:rPr>
        <w:t xml:space="preserve">is </w:t>
      </w:r>
      <w:del w:id="241" w:author="Katlic, Peter (GE Research, US)" w:date="2023-05-15T14:08:00Z">
        <w:r w:rsidRPr="00995F64" w:rsidDel="00907D7B">
          <w:rPr>
            <w:highlight w:val="yellow"/>
            <w:rPrChange w:id="242" w:author="Runkel, Dave (GE Gas Power)" w:date="2023-05-03T14:00:00Z">
              <w:rPr/>
            </w:rPrChange>
          </w:rPr>
          <w:delText xml:space="preserve">used </w:delText>
        </w:r>
      </w:del>
      <w:ins w:id="243" w:author="Katlic, Peter (GE Research, US)" w:date="2023-05-15T14:08:00Z">
        <w:r w:rsidR="00907D7B">
          <w:rPr>
            <w:highlight w:val="yellow"/>
          </w:rPr>
          <w:t>calculated by taking the average of SMR and m</w:t>
        </w:r>
      </w:ins>
      <w:ins w:id="244" w:author="Katlic, Peter (GE Research, US)" w:date="2023-05-15T14:09:00Z">
        <w:r w:rsidR="00907D7B">
          <w:rPr>
            <w:highlight w:val="yellow"/>
          </w:rPr>
          <w:t>easurement range.</w:t>
        </w:r>
      </w:ins>
      <w:ins w:id="245" w:author="Katlic, Peter (GE Research, US)" w:date="2023-05-15T14:08:00Z">
        <w:r w:rsidR="00907D7B" w:rsidRPr="00995F64">
          <w:rPr>
            <w:highlight w:val="yellow"/>
            <w:rPrChange w:id="246" w:author="Runkel, Dave (GE Gas Power)" w:date="2023-05-03T14:00:00Z">
              <w:rPr/>
            </w:rPrChange>
          </w:rPr>
          <w:t xml:space="preserve"> </w:t>
        </w:r>
      </w:ins>
      <w:r w:rsidRPr="00995F64">
        <w:rPr>
          <w:highlight w:val="yellow"/>
          <w:rPrChange w:id="247" w:author="Runkel, Dave (GE Gas Power)" w:date="2023-05-03T14:00:00Z">
            <w:rPr/>
          </w:rPrChange>
        </w:rPr>
        <w:t xml:space="preserve">(see </w:t>
      </w:r>
      <w:proofErr w:type="spellStart"/>
      <w:ins w:id="248" w:author="Katlic, Peter (GE Research, US)" w:date="2023-05-15T14:08:00Z">
        <w:r w:rsidR="00907D7B">
          <w:rPr>
            <w:highlight w:val="yellow"/>
          </w:rPr>
          <w:t>ControllerSettings.m</w:t>
        </w:r>
      </w:ins>
      <w:proofErr w:type="spellEnd"/>
      <w:del w:id="249" w:author="Katlic, Peter (GE Research, US)" w:date="2023-05-15T14:08:00Z">
        <w:r w:rsidRPr="00995F64" w:rsidDel="00907D7B">
          <w:rPr>
            <w:highlight w:val="yellow"/>
            <w:rPrChange w:id="250" w:author="Runkel, Dave (GE Gas Power)" w:date="2023-05-03T14:00:00Z">
              <w:rPr/>
            </w:rPrChange>
          </w:rPr>
          <w:delText>line ~1996</w:delText>
        </w:r>
      </w:del>
      <w:r w:rsidRPr="00995F64">
        <w:rPr>
          <w:highlight w:val="yellow"/>
          <w:rPrChange w:id="251" w:author="Runkel, Dave (GE Gas Power)" w:date="2023-05-03T14:00:00Z">
            <w:rPr/>
          </w:rPrChange>
        </w:rPr>
        <w:t>)</w:t>
      </w:r>
      <w:r w:rsidR="00F615F7" w:rsidRPr="00995F64">
        <w:rPr>
          <w:highlight w:val="yellow"/>
          <w:rPrChange w:id="252" w:author="Runkel, Dave (GE Gas Power)" w:date="2023-05-03T14:00:00Z">
            <w:rPr/>
          </w:rPrChange>
        </w:rPr>
        <w:t xml:space="preserve"> with data above this threshold not being considered</w:t>
      </w:r>
      <w:commentRangeEnd w:id="229"/>
      <w:r w:rsidR="00995F64">
        <w:rPr>
          <w:rStyle w:val="CommentReference"/>
        </w:rPr>
        <w:commentReference w:id="229"/>
      </w:r>
      <w:commentRangeEnd w:id="230"/>
      <w:r w:rsidR="00A804BE">
        <w:rPr>
          <w:rStyle w:val="CommentReference"/>
        </w:rPr>
        <w:commentReference w:id="230"/>
      </w:r>
      <w:proofErr w:type="gramStart"/>
      <w:r w:rsidR="00F615F7">
        <w:t>.</w:t>
      </w:r>
      <w:r w:rsidR="00E32254">
        <w:t xml:space="preserve">  </w:t>
      </w:r>
      <w:proofErr w:type="gramEnd"/>
    </w:p>
    <w:p w14:paraId="65BC7E36" w14:textId="0B42C8C5" w:rsidR="00E32254" w:rsidRDefault="00E32254" w:rsidP="0090613F">
      <w:pPr>
        <w:pStyle w:val="NoSpacing"/>
      </w:pPr>
    </w:p>
    <w:p w14:paraId="1967A560" w14:textId="3460F139" w:rsidR="00065299" w:rsidRDefault="00E32254" w:rsidP="0090613F">
      <w:pPr>
        <w:pStyle w:val="NoSpacing"/>
      </w:pPr>
      <w:r>
        <w:t>Next, the data is filtered using a Laplacian of Gaussian (</w:t>
      </w:r>
      <w:commentRangeStart w:id="253"/>
      <w:commentRangeStart w:id="254"/>
      <w:proofErr w:type="spellStart"/>
      <w:r>
        <w:t>LoG</w:t>
      </w:r>
      <w:commentRangeEnd w:id="253"/>
      <w:proofErr w:type="spellEnd"/>
      <w:r w:rsidR="00A804BE">
        <w:rPr>
          <w:rStyle w:val="CommentReference"/>
        </w:rPr>
        <w:commentReference w:id="253"/>
      </w:r>
      <w:commentRangeEnd w:id="254"/>
      <w:r w:rsidR="00A804BE">
        <w:rPr>
          <w:rStyle w:val="CommentReference"/>
        </w:rPr>
        <w:commentReference w:id="254"/>
      </w:r>
      <w:r>
        <w:t>) filter to find the begin and end points of the individual blade tips</w:t>
      </w:r>
      <w:proofErr w:type="gramStart"/>
      <w:r>
        <w:t xml:space="preserve">.  </w:t>
      </w:r>
      <w:proofErr w:type="gramEnd"/>
      <w:r>
        <w:t xml:space="preserve">The </w:t>
      </w:r>
      <w:proofErr w:type="spellStart"/>
      <w:r>
        <w:t>LoG</w:t>
      </w:r>
      <w:proofErr w:type="spellEnd"/>
      <w:r>
        <w:t xml:space="preserve"> filter is implemented beginning at ~line 2342 and uses a convolution algorithm </w:t>
      </w:r>
      <w:hyperlink r:id="rId16" w:history="1">
        <w:r w:rsidRPr="00E32254">
          <w:rPr>
            <w:rStyle w:val="Hyperlink"/>
          </w:rPr>
          <w:t>pulled from the web</w:t>
        </w:r>
      </w:hyperlink>
      <w:r>
        <w:t>.  This implementation is preferred because it uses the iOS devices DSP chip to accelerate the processing</w:t>
      </w:r>
      <w:proofErr w:type="gramStart"/>
      <w:r>
        <w:t>.</w:t>
      </w:r>
      <w:r w:rsidR="00296627">
        <w:t xml:space="preserve">  </w:t>
      </w:r>
      <w:proofErr w:type="gramEnd"/>
      <w:r w:rsidR="00296627">
        <w:t xml:space="preserve">The result of the FIR filter is demonstrated in </w:t>
      </w:r>
      <w:r w:rsidR="00296627">
        <w:fldChar w:fldCharType="begin"/>
      </w:r>
      <w:r w:rsidR="00296627">
        <w:instrText xml:space="preserve"> REF _Ref47001914 \h </w:instrText>
      </w:r>
      <w:r w:rsidR="00296627">
        <w:fldChar w:fldCharType="separate"/>
      </w:r>
      <w:r w:rsidR="00296627">
        <w:t xml:space="preserve">Figure </w:t>
      </w:r>
      <w:r w:rsidR="00296627">
        <w:rPr>
          <w:noProof/>
        </w:rPr>
        <w:t>4</w:t>
      </w:r>
      <w:r w:rsidR="00296627">
        <w:fldChar w:fldCharType="end"/>
      </w:r>
      <w:proofErr w:type="gramStart"/>
      <w:r w:rsidR="00296627">
        <w:t xml:space="preserve">.  </w:t>
      </w:r>
      <w:proofErr w:type="gramEnd"/>
      <w:r w:rsidR="00296627">
        <w:t>In this example the entire blade is processed rather than just the tip</w:t>
      </w:r>
      <w:proofErr w:type="gramStart"/>
      <w:r w:rsidR="00296627">
        <w:t xml:space="preserve">.  </w:t>
      </w:r>
      <w:proofErr w:type="gramEnd"/>
      <w:r w:rsidR="00296627">
        <w:t>The filter output has X-axis crossings at the beginning and end of the blade</w:t>
      </w:r>
      <w:proofErr w:type="gramStart"/>
      <w:r w:rsidR="00296627">
        <w:t xml:space="preserve">.  </w:t>
      </w:r>
      <w:proofErr w:type="gramEnd"/>
      <w:r w:rsidR="00296627">
        <w:t xml:space="preserve">These zero-crossing locations </w:t>
      </w:r>
      <w:proofErr w:type="gramStart"/>
      <w:r w:rsidR="00296627">
        <w:t>are identified</w:t>
      </w:r>
      <w:proofErr w:type="gramEnd"/>
      <w:r w:rsidR="00296627">
        <w:t xml:space="preserve"> and recorded in the code to identify where the blade tips start and stop (see lines ~2008-20</w:t>
      </w:r>
      <w:r w:rsidR="005B722C">
        <w:t>48</w:t>
      </w:r>
      <w:r w:rsidR="00451839">
        <w:t xml:space="preserve"> of </w:t>
      </w:r>
      <w:del w:id="255" w:author="Katlic, Peter (GE Research, US)" w:date="2023-05-15T14:13:00Z">
        <w:r w:rsidR="00451839" w:rsidDel="00907D7B">
          <w:delText>CDVIFC242x</w:delText>
        </w:r>
      </w:del>
      <w:proofErr w:type="spellStart"/>
      <w:ins w:id="256" w:author="Katlic, Peter (GE Research, US)" w:date="2023-05-15T14:13:00Z">
        <w:r w:rsidR="00907D7B">
          <w:t>PostProcessing</w:t>
        </w:r>
      </w:ins>
      <w:r w:rsidR="00451839">
        <w:t>.m</w:t>
      </w:r>
      <w:proofErr w:type="spellEnd"/>
      <w:r w:rsidR="00296627">
        <w:t>).</w:t>
      </w:r>
      <w:ins w:id="257" w:author="Katlic, Peter (GE Aerospace, US)" w:date="2023-05-15T14:46:00Z">
        <w:r w:rsidR="00C41E62">
          <w:t xml:space="preserve"> Additional filtering has been added to require a certain number of data samples between blades </w:t>
        </w:r>
        <w:proofErr w:type="gramStart"/>
        <w:r w:rsidR="00C41E62">
          <w:t>in order to</w:t>
        </w:r>
        <w:proofErr w:type="gramEnd"/>
        <w:r w:rsidR="00C41E62">
          <w:t xml:space="preserve"> try and reduce double counting of blade and shelf.</w:t>
        </w:r>
      </w:ins>
      <w:r w:rsidR="005D6AD4">
        <w:t xml:space="preserve">  The code then iterates across all the displacement values and performs an average of the points between the start and stops points</w:t>
      </w:r>
      <w:proofErr w:type="gramStart"/>
      <w:r w:rsidR="005D6AD4">
        <w:t>.</w:t>
      </w:r>
      <w:r w:rsidR="00B074B2">
        <w:t xml:space="preserve">  </w:t>
      </w:r>
      <w:proofErr w:type="gramEnd"/>
      <w:r w:rsidR="00B074B2">
        <w:t>These averages are the uncalibrated clearance values for the individual blade tips</w:t>
      </w:r>
      <w:r w:rsidR="00C75C91">
        <w:t xml:space="preserve"> (see </w:t>
      </w:r>
      <w:r w:rsidR="00C75C91">
        <w:lastRenderedPageBreak/>
        <w:t>lines ~2068-2176)</w:t>
      </w:r>
      <w:proofErr w:type="gramStart"/>
      <w:r w:rsidR="00B074B2">
        <w:t>.</w:t>
      </w:r>
      <w:r w:rsidR="00C75C91">
        <w:t xml:space="preserve">  </w:t>
      </w:r>
      <w:proofErr w:type="gramEnd"/>
      <w:r w:rsidR="00C75C91">
        <w:t xml:space="preserve">When averaging data, only data points with intensity values greater than zero </w:t>
      </w:r>
      <w:proofErr w:type="gramStart"/>
      <w:r w:rsidR="00C75C91">
        <w:t>are considered</w:t>
      </w:r>
      <w:proofErr w:type="gramEnd"/>
      <w:r w:rsidR="00C75C91">
        <w:t>.</w:t>
      </w:r>
    </w:p>
    <w:p w14:paraId="789A8752" w14:textId="77777777" w:rsidR="00296627" w:rsidRDefault="00296627" w:rsidP="00C22C59">
      <w:pPr>
        <w:pStyle w:val="NoSpacing"/>
        <w:keepNext/>
        <w:keepLines/>
      </w:pPr>
      <w:r>
        <w:rPr>
          <w:noProof/>
        </w:rPr>
        <w:drawing>
          <wp:inline distT="0" distB="0" distL="0" distR="0" wp14:anchorId="2BC1F9C3" wp14:editId="1B5D07B6">
            <wp:extent cx="5943600" cy="245681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456815"/>
                    </a:xfrm>
                    <a:prstGeom prst="rect">
                      <a:avLst/>
                    </a:prstGeom>
                  </pic:spPr>
                </pic:pic>
              </a:graphicData>
            </a:graphic>
          </wp:inline>
        </w:drawing>
      </w:r>
    </w:p>
    <w:p w14:paraId="35A1AA5C" w14:textId="1883C4FB" w:rsidR="00296627" w:rsidRDefault="00296627" w:rsidP="00C22C59">
      <w:pPr>
        <w:pStyle w:val="Caption"/>
        <w:keepLines/>
        <w:jc w:val="center"/>
      </w:pPr>
      <w:bookmarkStart w:id="258" w:name="_Ref47001914"/>
      <w:r>
        <w:t xml:space="preserve">Figure </w:t>
      </w:r>
      <w:r w:rsidR="00000000">
        <w:fldChar w:fldCharType="begin"/>
      </w:r>
      <w:r w:rsidR="00000000">
        <w:instrText xml:space="preserve"> SEQ Figure \* ARABIC </w:instrText>
      </w:r>
      <w:r w:rsidR="00000000">
        <w:fldChar w:fldCharType="separate"/>
      </w:r>
      <w:r w:rsidR="00AD528F">
        <w:rPr>
          <w:noProof/>
        </w:rPr>
        <w:t>4</w:t>
      </w:r>
      <w:r w:rsidR="00000000">
        <w:rPr>
          <w:noProof/>
        </w:rPr>
        <w:fldChar w:fldCharType="end"/>
      </w:r>
      <w:bookmarkEnd w:id="258"/>
      <w:r>
        <w:t>: FIR Filtering example.</w:t>
      </w:r>
    </w:p>
    <w:p w14:paraId="788A274B" w14:textId="1E12B4B9" w:rsidR="00030CB7" w:rsidRDefault="00065299" w:rsidP="00030CB7">
      <w:r w:rsidRPr="00065299">
        <w:t xml:space="preserve">Based on DDR input, an additional check </w:t>
      </w:r>
      <w:r>
        <w:t>is performed</w:t>
      </w:r>
      <w:r w:rsidRPr="00065299">
        <w:t xml:space="preserve"> on the data</w:t>
      </w:r>
      <w:proofErr w:type="gramStart"/>
      <w:r w:rsidRPr="00065299">
        <w:t xml:space="preserve">.  </w:t>
      </w:r>
      <w:proofErr w:type="gramEnd"/>
      <w:r>
        <w:t>A check is performed for</w:t>
      </w:r>
      <w:r w:rsidRPr="00065299">
        <w:t xml:space="preserve"> data points that deviate from the mean of a blade by &gt;</w:t>
      </w:r>
      <w:commentRangeStart w:id="259"/>
      <w:commentRangeStart w:id="260"/>
      <w:r w:rsidRPr="00065299">
        <w:t>0.001</w:t>
      </w:r>
      <w:commentRangeEnd w:id="259"/>
      <w:r w:rsidR="00A804BE">
        <w:rPr>
          <w:rStyle w:val="CommentReference"/>
        </w:rPr>
        <w:commentReference w:id="259"/>
      </w:r>
      <w:commentRangeEnd w:id="260"/>
      <w:r w:rsidR="00A804BE">
        <w:rPr>
          <w:rStyle w:val="CommentReference"/>
        </w:rPr>
        <w:commentReference w:id="260"/>
      </w:r>
      <w:r w:rsidRPr="00065299">
        <w:t>”</w:t>
      </w:r>
      <w:proofErr w:type="gramStart"/>
      <w:r>
        <w:t xml:space="preserve">.  </w:t>
      </w:r>
      <w:proofErr w:type="gramEnd"/>
      <w:r>
        <w:t xml:space="preserve">If such points </w:t>
      </w:r>
      <w:r w:rsidR="007B3257">
        <w:t>exist,</w:t>
      </w:r>
      <w:r>
        <w:t xml:space="preserve"> they are counted</w:t>
      </w:r>
      <w:proofErr w:type="gramStart"/>
      <w:r>
        <w:t xml:space="preserve">.  </w:t>
      </w:r>
      <w:proofErr w:type="gramEnd"/>
      <w:r>
        <w:t>They are also used to compute a data quality metric</w:t>
      </w:r>
      <w:proofErr w:type="gramStart"/>
      <w:r>
        <w:t xml:space="preserve">.  </w:t>
      </w:r>
      <w:proofErr w:type="gramEnd"/>
      <w:r>
        <w:t xml:space="preserve">The existence of such points </w:t>
      </w:r>
      <w:proofErr w:type="gramStart"/>
      <w:r>
        <w:t>is included</w:t>
      </w:r>
      <w:proofErr w:type="gramEnd"/>
      <w:r>
        <w:t xml:space="preserve"> when the data is passed back to the UI and the user is informed</w:t>
      </w:r>
      <w:r w:rsidR="004C3617">
        <w:t xml:space="preserve"> (see lines ~2141-2153).</w:t>
      </w:r>
    </w:p>
    <w:p w14:paraId="3E917407" w14:textId="622BF2D1" w:rsidR="00FC5607" w:rsidRDefault="00F14FE9" w:rsidP="00030CB7">
      <w:r>
        <w:t>To yield a final overall stage clearance value, the average of all blade clearances is computed</w:t>
      </w:r>
      <w:proofErr w:type="gramStart"/>
      <w:r>
        <w:t xml:space="preserve">.  </w:t>
      </w:r>
      <w:proofErr w:type="gramEnd"/>
      <w:r w:rsidR="00FC5607">
        <w:t>Additional calculations are performed to collect statistics on the blade clearances</w:t>
      </w:r>
      <w:proofErr w:type="gramStart"/>
      <w:r w:rsidR="00FC5607">
        <w:t xml:space="preserve">.  </w:t>
      </w:r>
      <w:proofErr w:type="gramEnd"/>
      <w:r w:rsidR="00FC5607">
        <w:t>The maximum, minimum, and median of the clearances, as well as the standard deviation over all clearances, are all calculated and returned to the UI</w:t>
      </w:r>
      <w:proofErr w:type="gramStart"/>
      <w:r w:rsidR="00FC5607">
        <w:t>.</w:t>
      </w:r>
      <w:r w:rsidR="000266CC">
        <w:t xml:space="preserve">  </w:t>
      </w:r>
      <w:proofErr w:type="gramEnd"/>
      <w:r w:rsidR="000266CC">
        <w:t>Because the data collection is conducted over a time that should be approximately 1.1x the time of a full rotation</w:t>
      </w:r>
      <w:del w:id="261" w:author="McManus, Kelly (GE Gas Power)" w:date="2023-05-16T15:29:00Z">
        <w:r w:rsidR="000266CC" w:rsidDel="000A4B00">
          <w:delText>s</w:delText>
        </w:r>
      </w:del>
      <w:r w:rsidR="000266CC">
        <w:t>, these final calculations are only performed over the number of blades in the specified stage</w:t>
      </w:r>
      <w:proofErr w:type="gramStart"/>
      <w:r w:rsidR="000266CC">
        <w:t xml:space="preserve">.  </w:t>
      </w:r>
      <w:proofErr w:type="gramEnd"/>
      <w:r w:rsidR="000266CC">
        <w:t>This way a single blade should not contribute twice to the statistics.</w:t>
      </w:r>
    </w:p>
    <w:p w14:paraId="3ADE02C2" w14:textId="34257CE8" w:rsidR="00F41BE7" w:rsidRDefault="00113937" w:rsidP="00030CB7">
      <w:r>
        <w:t>To calibrate the clearances and give distances from the blade tips to the casing, information about the sensor, casing and spacers used is required</w:t>
      </w:r>
      <w:proofErr w:type="gramStart"/>
      <w:r>
        <w:t>.</w:t>
      </w:r>
      <w:r w:rsidR="00F41BE7">
        <w:t xml:space="preserve">  </w:t>
      </w:r>
      <w:proofErr w:type="gramEnd"/>
      <w:r w:rsidR="00F41BE7">
        <w:t xml:space="preserve">In the case where the app’s “Get Data” button </w:t>
      </w:r>
      <w:proofErr w:type="gramStart"/>
      <w:r w:rsidR="00F41BE7">
        <w:t>was pressed</w:t>
      </w:r>
      <w:proofErr w:type="gramEnd"/>
      <w:r w:rsidR="00F41BE7">
        <w:t xml:space="preserve"> this data is not available and so uncalibrated data is returned.</w:t>
      </w:r>
    </w:p>
    <w:p w14:paraId="0FDEDD14" w14:textId="3B09DD40" w:rsidR="00F41BE7" w:rsidRDefault="003F51AF" w:rsidP="00030CB7">
      <w:r w:rsidRPr="003F51AF">
        <w:rPr>
          <w:rStyle w:val="Heading3Char"/>
        </w:rPr>
        <w:t>Calibrated Data Collection:</w:t>
      </w:r>
      <w:r>
        <w:t xml:space="preserve">  </w:t>
      </w:r>
      <w:r w:rsidR="00F41BE7">
        <w:t xml:space="preserve">If data is being collected for a known frame size, stage and </w:t>
      </w:r>
      <w:proofErr w:type="gramStart"/>
      <w:r w:rsidR="00F41BE7">
        <w:t xml:space="preserve">position,  </w:t>
      </w:r>
      <w:r>
        <w:t>a</w:t>
      </w:r>
      <w:proofErr w:type="gramEnd"/>
      <w:r w:rsidR="00F41BE7">
        <w:t xml:space="preserve"> slightly different acquisition process occurs.</w:t>
      </w:r>
      <w:r>
        <w:t xml:space="preserve">  In this case the user is not prompted for a number of seconds of data collection</w:t>
      </w:r>
      <w:proofErr w:type="gramStart"/>
      <w:r>
        <w:t xml:space="preserve">.  </w:t>
      </w:r>
      <w:proofErr w:type="gramEnd"/>
      <w:r>
        <w:t>Rather, the user is prompted to enter</w:t>
      </w:r>
      <w:ins w:id="262" w:author="Runkel, Dave (GE Gas Power)" w:date="2023-05-03T14:03:00Z">
        <w:r w:rsidR="00995F64">
          <w:t>, or have the app calculate,</w:t>
        </w:r>
      </w:ins>
      <w:r>
        <w:t xml:space="preserve"> the turning RPM of the rotor</w:t>
      </w:r>
      <w:proofErr w:type="gramStart"/>
      <w:r>
        <w:t xml:space="preserve">.  </w:t>
      </w:r>
      <w:proofErr w:type="gramEnd"/>
      <w:r w:rsidR="00782AE1">
        <w:t xml:space="preserve">In this case the </w:t>
      </w:r>
      <w:proofErr w:type="spellStart"/>
      <w:r w:rsidR="00782AE1">
        <w:t>messageHandler</w:t>
      </w:r>
      <w:proofErr w:type="spellEnd"/>
      <w:r w:rsidR="00782AE1">
        <w:t xml:space="preserve"> routine will recognize that the acquisition time argument of the command contains the string “RPM</w:t>
      </w:r>
      <w:proofErr w:type="gramStart"/>
      <w:r w:rsidR="00782AE1">
        <w:t>”.</w:t>
      </w:r>
      <w:proofErr w:type="gramEnd"/>
      <w:r w:rsidR="00782AE1">
        <w:t xml:space="preserve">  Also in this case, several other arguments are passed to this command containing other important meta-data, such as frame size, serial number, stage, position, casing thickness, spacer thickness, number of </w:t>
      </w:r>
      <w:proofErr w:type="gramStart"/>
      <w:r w:rsidR="00782AE1">
        <w:t>blade</w:t>
      </w:r>
      <w:proofErr w:type="gramEnd"/>
      <w:r w:rsidR="00782AE1">
        <w:t>, tip diameter, blade width and a master offset.</w:t>
      </w:r>
    </w:p>
    <w:p w14:paraId="67ADC92B" w14:textId="62D11939" w:rsidR="00E91261" w:rsidRDefault="00782AE1" w:rsidP="00030CB7">
      <w:r>
        <w:t xml:space="preserve">The algorithm will use this data in a function called </w:t>
      </w:r>
      <w:proofErr w:type="spellStart"/>
      <w:r>
        <w:t>acquisitionTimeAndRate</w:t>
      </w:r>
      <w:proofErr w:type="spellEnd"/>
      <w:r>
        <w:t xml:space="preserve"> to calculate the duration of data acquisition</w:t>
      </w:r>
      <w:r w:rsidR="00E91261">
        <w:t xml:space="preserve">, the intensity </w:t>
      </w:r>
      <w:proofErr w:type="gramStart"/>
      <w:r w:rsidR="00E91261">
        <w:t>threshold</w:t>
      </w:r>
      <w:proofErr w:type="gramEnd"/>
      <w:r>
        <w:t xml:space="preserve"> and the sampling rate to use.  The sampling rate </w:t>
      </w:r>
      <w:proofErr w:type="gramStart"/>
      <w:r>
        <w:t>is computed</w:t>
      </w:r>
      <w:proofErr w:type="gramEnd"/>
      <w:r>
        <w:t xml:space="preserve"> to target acquiring 4 samples </w:t>
      </w:r>
      <w:ins w:id="263" w:author="Runkel, Dave (GE Gas Power)" w:date="2023-05-03T14:04:00Z">
        <w:r w:rsidR="00995F64">
          <w:t xml:space="preserve">(normally, but this value can be changed in the app settings) </w:t>
        </w:r>
      </w:ins>
      <w:r>
        <w:t>across the tip of the blade</w:t>
      </w:r>
      <w:r w:rsidR="00E91261">
        <w:t xml:space="preserve"> (see lines ~56 and ~1321-1326</w:t>
      </w:r>
      <w:r w:rsidR="00451839">
        <w:t xml:space="preserve"> of </w:t>
      </w:r>
      <w:del w:id="264" w:author="Katlic, Peter (GE Research, US)" w:date="2023-05-15T14:14:00Z">
        <w:r w:rsidR="00451839" w:rsidDel="00907D7B">
          <w:delText>CDVIFC242x</w:delText>
        </w:r>
      </w:del>
      <w:proofErr w:type="spellStart"/>
      <w:ins w:id="265" w:author="Katlic, Peter (GE Research, US)" w:date="2023-05-15T14:14:00Z">
        <w:r w:rsidR="00907D7B">
          <w:t>PostProcess</w:t>
        </w:r>
      </w:ins>
      <w:r w:rsidR="00451839">
        <w:t>.m</w:t>
      </w:r>
      <w:proofErr w:type="spellEnd"/>
      <w:r w:rsidR="00E91261">
        <w:t xml:space="preserve">). </w:t>
      </w:r>
      <w:ins w:id="266" w:author="Runkel, Dave (GE Gas Power)" w:date="2023-05-05T15:28:00Z">
        <w:r w:rsidR="00A804BE">
          <w:t xml:space="preserve">Previously it was attempted to </w:t>
        </w:r>
        <w:r w:rsidR="00A804BE">
          <w:lastRenderedPageBreak/>
          <w:t xml:space="preserve">increase the samples per blade to </w:t>
        </w:r>
        <w:proofErr w:type="gramStart"/>
        <w:r w:rsidR="00A804BE">
          <w:t>16</w:t>
        </w:r>
        <w:proofErr w:type="gramEnd"/>
        <w:r w:rsidR="00A804BE">
          <w:t xml:space="preserve"> points per blade to overcome instance</w:t>
        </w:r>
      </w:ins>
      <w:ins w:id="267" w:author="Runkel, Dave (GE Gas Power)" w:date="2023-05-05T15:29:00Z">
        <w:r w:rsidR="00A804BE">
          <w:t xml:space="preserve">s where the blades were not being counted because of the system only obtaining a single useable sample per blade. This worked to increase the points per blade but also increased the </w:t>
        </w:r>
        <w:proofErr w:type="spellStart"/>
        <w:r w:rsidR="00A804BE">
          <w:t>npise</w:t>
        </w:r>
        <w:proofErr w:type="spellEnd"/>
        <w:r w:rsidR="00A804BE">
          <w:t xml:space="preserve"> in the individual sample. AS a </w:t>
        </w:r>
        <w:proofErr w:type="gramStart"/>
        <w:r w:rsidR="00A804BE">
          <w:t>result</w:t>
        </w:r>
        <w:proofErr w:type="gramEnd"/>
        <w:r w:rsidR="00A804BE">
          <w:t xml:space="preserve"> we added a section </w:t>
        </w:r>
      </w:ins>
      <w:ins w:id="268" w:author="Runkel, Dave (GE Gas Power)" w:date="2023-05-05T15:30:00Z">
        <w:r w:rsidR="00A804BE">
          <w:t>in the app settings to manually change the desired PPB, but it is defaulted to 4. We overcame the individual point per blade issue by adjusting other parameters in the code around the edge detection.</w:t>
        </w:r>
      </w:ins>
      <w:r w:rsidR="00E91261">
        <w:t xml:space="preserve"> The acquisition time is calculated to allow for 1.1 rotations of the turbine at the specified RPM</w:t>
      </w:r>
      <w:proofErr w:type="gramStart"/>
      <w:r w:rsidR="00E91261">
        <w:t xml:space="preserve">.  </w:t>
      </w:r>
      <w:proofErr w:type="gramEnd"/>
      <w:r w:rsidR="00E91261">
        <w:t>The intensity threshold is computed from an empirical curve defined by Carlos Diaz-Alfonso in testing</w:t>
      </w:r>
      <w:proofErr w:type="gramStart"/>
      <w:r w:rsidR="00E91261">
        <w:t>.</w:t>
      </w:r>
      <w:r w:rsidR="00884785">
        <w:t xml:space="preserve">  </w:t>
      </w:r>
      <w:proofErr w:type="gramEnd"/>
      <w:r w:rsidR="00884785">
        <w:t xml:space="preserve">The acquisition time, intensity threshold and measurement rate, as well as any errors encountered in the process, are combined in an </w:t>
      </w:r>
      <w:proofErr w:type="gramStart"/>
      <w:r w:rsidR="00884785">
        <w:t>array</w:t>
      </w:r>
      <w:proofErr w:type="gramEnd"/>
      <w:r w:rsidR="00884785">
        <w:t xml:space="preserve"> and returned from the </w:t>
      </w:r>
      <w:proofErr w:type="spellStart"/>
      <w:r w:rsidR="00884785" w:rsidRPr="000E4D17">
        <w:rPr>
          <w:rFonts w:ascii="Consolas" w:hAnsi="Consolas"/>
          <w:sz w:val="20"/>
          <w:szCs w:val="20"/>
        </w:rPr>
        <w:t>acquisitionTimeAndRate</w:t>
      </w:r>
      <w:proofErr w:type="spellEnd"/>
      <w:r w:rsidR="00884785" w:rsidRPr="000E4D17">
        <w:rPr>
          <w:sz w:val="20"/>
          <w:szCs w:val="20"/>
        </w:rPr>
        <w:t xml:space="preserve"> </w:t>
      </w:r>
      <w:r w:rsidR="00884785">
        <w:t>function.</w:t>
      </w:r>
    </w:p>
    <w:p w14:paraId="485D1800" w14:textId="451B883C" w:rsidR="00884785" w:rsidRDefault="002940F1" w:rsidP="00030CB7">
      <w:r>
        <w:t>Once the acquisition time, rate and intensity are computed, any errors are returned to the UI</w:t>
      </w:r>
      <w:proofErr w:type="gramStart"/>
      <w:r>
        <w:t xml:space="preserve">.  </w:t>
      </w:r>
      <w:proofErr w:type="gramEnd"/>
      <w:r>
        <w:t>If there are errors the acquisition process does not continue</w:t>
      </w:r>
      <w:proofErr w:type="gramStart"/>
      <w:r>
        <w:t>.</w:t>
      </w:r>
      <w:r w:rsidR="00884210">
        <w:t xml:space="preserve">  </w:t>
      </w:r>
      <w:proofErr w:type="gramEnd"/>
      <w:r w:rsidR="00884210">
        <w:t xml:space="preserve">If there are no </w:t>
      </w:r>
      <w:proofErr w:type="gramStart"/>
      <w:r w:rsidR="00884210">
        <w:t>errors</w:t>
      </w:r>
      <w:proofErr w:type="gramEnd"/>
      <w:r w:rsidR="00884210">
        <w:t xml:space="preserve"> then a process begins to set the measurement rate and intensity threshold before beginning data acquisition (see line ~</w:t>
      </w:r>
      <w:r w:rsidR="00571703">
        <w:t>1084</w:t>
      </w:r>
      <w:r w:rsidR="00884210">
        <w:t>).  A special timer is set which, after expiration, will execute the command to acquire data</w:t>
      </w:r>
      <w:proofErr w:type="gramStart"/>
      <w:r w:rsidR="00884210">
        <w:t xml:space="preserve">.  </w:t>
      </w:r>
      <w:proofErr w:type="gramEnd"/>
      <w:r w:rsidR="00884210">
        <w:t>Data acquisition will proceed as outlined above</w:t>
      </w:r>
      <w:proofErr w:type="gramStart"/>
      <w:r w:rsidR="00884210">
        <w:t xml:space="preserve">.  </w:t>
      </w:r>
      <w:proofErr w:type="gramEnd"/>
      <w:r w:rsidR="00884210">
        <w:t>However, upon completion of the acquisition a calibration process will occur</w:t>
      </w:r>
      <w:proofErr w:type="gramStart"/>
      <w:r w:rsidR="00884210">
        <w:t>.</w:t>
      </w:r>
      <w:r w:rsidR="00E079A9">
        <w:t xml:space="preserve">  </w:t>
      </w:r>
      <w:proofErr w:type="gramEnd"/>
      <w:r w:rsidR="00E079A9">
        <w:t xml:space="preserve">The values involved in the calibration of the clearance </w:t>
      </w:r>
      <w:proofErr w:type="gramStart"/>
      <w:r w:rsidR="00E079A9">
        <w:t>are shown</w:t>
      </w:r>
      <w:proofErr w:type="gramEnd"/>
      <w:r w:rsidR="00E079A9">
        <w:t xml:space="preserve"> in </w:t>
      </w:r>
      <w:r w:rsidR="00E079A9">
        <w:fldChar w:fldCharType="begin"/>
      </w:r>
      <w:r w:rsidR="00E079A9">
        <w:instrText xml:space="preserve"> REF _Ref47009036 \h </w:instrText>
      </w:r>
      <w:r w:rsidR="00E079A9">
        <w:fldChar w:fldCharType="separate"/>
      </w:r>
      <w:r w:rsidR="00E079A9">
        <w:t xml:space="preserve">Figure </w:t>
      </w:r>
      <w:r w:rsidR="00E079A9">
        <w:rPr>
          <w:noProof/>
        </w:rPr>
        <w:t>5</w:t>
      </w:r>
      <w:r w:rsidR="00E079A9">
        <w:fldChar w:fldCharType="end"/>
      </w:r>
      <w:r w:rsidR="00E079A9">
        <w:t>.</w:t>
      </w:r>
    </w:p>
    <w:p w14:paraId="40B85134" w14:textId="77777777" w:rsidR="00E079A9" w:rsidRDefault="00E079A9" w:rsidP="00C22C59">
      <w:pPr>
        <w:keepNext/>
        <w:keepLines/>
        <w:jc w:val="center"/>
      </w:pPr>
      <w:r>
        <w:rPr>
          <w:noProof/>
        </w:rPr>
        <w:drawing>
          <wp:inline distT="0" distB="0" distL="0" distR="0" wp14:anchorId="154384CF" wp14:editId="00024DD8">
            <wp:extent cx="3736871" cy="2882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755725" cy="2897445"/>
                    </a:xfrm>
                    <a:prstGeom prst="rect">
                      <a:avLst/>
                    </a:prstGeom>
                  </pic:spPr>
                </pic:pic>
              </a:graphicData>
            </a:graphic>
          </wp:inline>
        </w:drawing>
      </w:r>
    </w:p>
    <w:p w14:paraId="5D8CD4C1" w14:textId="110B4110" w:rsidR="001F67EF" w:rsidRDefault="00E079A9" w:rsidP="00C22C59">
      <w:pPr>
        <w:pStyle w:val="Caption"/>
        <w:keepLines/>
        <w:jc w:val="center"/>
      </w:pPr>
      <w:bookmarkStart w:id="269" w:name="_Ref47009036"/>
      <w:r>
        <w:t xml:space="preserve">Figure </w:t>
      </w:r>
      <w:r w:rsidR="00000000">
        <w:fldChar w:fldCharType="begin"/>
      </w:r>
      <w:r w:rsidR="00000000">
        <w:instrText xml:space="preserve"> SEQ Figure \* ARABIC </w:instrText>
      </w:r>
      <w:r w:rsidR="00000000">
        <w:fldChar w:fldCharType="separate"/>
      </w:r>
      <w:r w:rsidR="00AD528F">
        <w:rPr>
          <w:noProof/>
        </w:rPr>
        <w:t>5</w:t>
      </w:r>
      <w:r w:rsidR="00000000">
        <w:rPr>
          <w:noProof/>
        </w:rPr>
        <w:fldChar w:fldCharType="end"/>
      </w:r>
      <w:bookmarkEnd w:id="269"/>
      <w:r>
        <w:t>: Parameters involved in calibration of clearance.</w:t>
      </w:r>
    </w:p>
    <w:p w14:paraId="455556F2" w14:textId="30588CA8" w:rsidR="00030CB7" w:rsidRDefault="00E53E11" w:rsidP="00030CB7">
      <w:r>
        <w:t xml:space="preserve">The computation of the final clearance value </w:t>
      </w:r>
      <w:proofErr w:type="gramStart"/>
      <w:r>
        <w:t>is computed</w:t>
      </w:r>
      <w:proofErr w:type="gramEnd"/>
      <w:r>
        <w:t xml:space="preserve"> as:</w:t>
      </w:r>
    </w:p>
    <w:p w14:paraId="5018DE39" w14:textId="031C0BC1" w:rsidR="00E53E11" w:rsidRPr="00E53E11" w:rsidRDefault="00E53E11" w:rsidP="00030CB7">
      <m:oMathPara>
        <m:oMath>
          <m:r>
            <w:rPr>
              <w:rFonts w:ascii="Cambria Math" w:hAnsi="Cambria Math"/>
            </w:rPr>
            <m:t>Clearance=D+SMR+SL-ST-CT</m:t>
          </m:r>
          <m:r>
            <w:del w:id="270" w:author="Runkel, Dave (GE Gas Power)" w:date="2023-05-03T14:05:00Z">
              <w:rPr>
                <w:rFonts w:ascii="Cambria Math" w:hAnsi="Cambria Math"/>
              </w:rPr>
              <m:t xml:space="preserve">+ </m:t>
            </w:del>
          </m:r>
          <m:r>
            <w:del w:id="271" w:author="Runkel, Dave (GE Gas Power)" w:date="2023-05-03T14:05:00Z">
              <w:rPr>
                <w:rFonts w:ascii="Cambria Math" w:hAnsi="Cambria Math" w:cs="Courier New"/>
              </w:rPr>
              <m:t>δ</m:t>
            </w:del>
          </m:r>
        </m:oMath>
      </m:oMathPara>
    </w:p>
    <w:p w14:paraId="0ECDB4E7" w14:textId="450C53DA" w:rsidR="00E53E11" w:rsidRDefault="00E53E11" w:rsidP="00030CB7">
      <w:pPr>
        <w:rPr>
          <w:ins w:id="272" w:author="Runkel, Dave (GE Gas Power)" w:date="2023-05-03T14:09:00Z"/>
        </w:rPr>
      </w:pPr>
      <w:r>
        <w:t>Where SMR is the start of the measuring range for the sensor</w:t>
      </w:r>
      <w:del w:id="273" w:author="Runkel, Dave (GE Gas Power)" w:date="2023-05-03T14:05:00Z">
        <w:r w:rsidDel="00995F64">
          <w:delText xml:space="preserve"> and </w:delText>
        </w:r>
        <w:r w:rsidDel="00995F64">
          <w:rPr>
            <w:rFonts w:ascii="Courier New" w:hAnsi="Courier New" w:cs="Courier New"/>
          </w:rPr>
          <w:delText>δ</w:delText>
        </w:r>
        <w:r w:rsidDel="00995F64">
          <w:delText xml:space="preserve"> is a value can may be added to compensate for other systematic errors</w:delText>
        </w:r>
      </w:del>
      <w:proofErr w:type="gramStart"/>
      <w:r>
        <w:t>.</w:t>
      </w:r>
      <w:r w:rsidR="00422CD5">
        <w:t xml:space="preserve">  </w:t>
      </w:r>
      <w:proofErr w:type="gramEnd"/>
      <w:del w:id="274" w:author="Runkel, Dave (GE Gas Power)" w:date="2023-05-03T14:05:00Z">
        <w:r w:rsidR="008E0594" w:rsidDel="00995F64">
          <w:delText xml:space="preserve">In the user interface the value of </w:delText>
        </w:r>
        <w:r w:rsidR="008E0594" w:rsidDel="00995F64">
          <w:rPr>
            <w:rFonts w:ascii="Courier New" w:hAnsi="Courier New" w:cs="Courier New"/>
          </w:rPr>
          <w:delText>δ</w:delText>
        </w:r>
        <w:r w:rsidR="008E0594" w:rsidDel="00995F64">
          <w:delText xml:space="preserve"> comes from the “Master offset”.</w:delText>
        </w:r>
      </w:del>
      <w:r w:rsidR="008E0594">
        <w:t xml:space="preserve">  </w:t>
      </w:r>
      <w:r w:rsidR="00422CD5">
        <w:t xml:space="preserve">Calibration of the </w:t>
      </w:r>
      <w:commentRangeStart w:id="275"/>
      <w:commentRangeStart w:id="276"/>
      <w:r w:rsidR="00422CD5">
        <w:t xml:space="preserve">filtered values </w:t>
      </w:r>
      <w:commentRangeEnd w:id="275"/>
      <w:r w:rsidR="00A804BE">
        <w:rPr>
          <w:rStyle w:val="CommentReference"/>
        </w:rPr>
        <w:commentReference w:id="275"/>
      </w:r>
      <w:commentRangeEnd w:id="276"/>
      <w:r w:rsidR="00A804BE">
        <w:rPr>
          <w:rStyle w:val="CommentReference"/>
        </w:rPr>
        <w:commentReference w:id="276"/>
      </w:r>
      <w:ins w:id="277" w:author="Runkel, Dave (GE Gas Power)" w:date="2023-05-05T15:32:00Z">
        <w:r w:rsidR="00A804BE">
          <w:t>(values determined to be useful</w:t>
        </w:r>
      </w:ins>
      <w:ins w:id="278" w:author="Runkel, Dave (GE Gas Power)" w:date="2023-05-05T15:33:00Z">
        <w:r w:rsidR="00A804BE">
          <w:t xml:space="preserve"> as determined by the CDF and </w:t>
        </w:r>
        <w:proofErr w:type="spellStart"/>
        <w:r w:rsidR="00A804BE">
          <w:t>LoG</w:t>
        </w:r>
        <w:proofErr w:type="spellEnd"/>
        <w:r w:rsidR="00A804BE">
          <w:t xml:space="preserve"> filtration)</w:t>
        </w:r>
        <w:r w:rsidR="00EA44D9">
          <w:t xml:space="preserve"> </w:t>
        </w:r>
      </w:ins>
      <w:r w:rsidR="00422CD5">
        <w:t>takes place at lines ~2177-2201.</w:t>
      </w:r>
      <w:ins w:id="279" w:author="Runkel, Dave (GE Gas Power)" w:date="2023-05-03T14:05:00Z">
        <w:r w:rsidR="00995F64">
          <w:t xml:space="preserve"> The Casing thickness </w:t>
        </w:r>
        <w:proofErr w:type="gramStart"/>
        <w:r w:rsidR="00995F64">
          <w:t>is entered</w:t>
        </w:r>
        <w:proofErr w:type="gramEnd"/>
        <w:r w:rsidR="00995F64">
          <w:t xml:space="preserve"> by the user</w:t>
        </w:r>
      </w:ins>
      <w:ins w:id="280" w:author="Runkel, Dave (GE Gas Power)" w:date="2023-05-03T14:06:00Z">
        <w:r w:rsidR="00995F64">
          <w:t xml:space="preserve"> and used to determine the spacer thickness from a stage </w:t>
        </w:r>
      </w:ins>
      <w:ins w:id="281" w:author="Runkel, Dave (GE Gas Power)" w:date="2023-05-05T15:33:00Z">
        <w:r w:rsidR="00EA44D9">
          <w:t>dependent</w:t>
        </w:r>
      </w:ins>
      <w:ins w:id="282" w:author="Runkel, Dave (GE Gas Power)" w:date="2023-05-03T14:06:00Z">
        <w:r w:rsidR="00995F64">
          <w:t xml:space="preserve"> list. This </w:t>
        </w:r>
      </w:ins>
      <w:ins w:id="283" w:author="Runkel, Dave (GE Gas Power)" w:date="2023-05-05T15:33:00Z">
        <w:r w:rsidR="00EA44D9">
          <w:t>function</w:t>
        </w:r>
      </w:ins>
      <w:ins w:id="284" w:author="Runkel, Dave (GE Gas Power)" w:date="2023-05-03T14:06:00Z">
        <w:r w:rsidR="00995F64">
          <w:t xml:space="preserve"> also alerts the user to an incorrect or incompatible casing thickness. The Sensor length and SMR </w:t>
        </w:r>
        <w:proofErr w:type="gramStart"/>
        <w:r w:rsidR="00995F64">
          <w:t>are derived</w:t>
        </w:r>
        <w:proofErr w:type="gramEnd"/>
        <w:r w:rsidR="00995F64">
          <w:t xml:space="preserve"> from the firmware </w:t>
        </w:r>
      </w:ins>
      <w:ins w:id="285" w:author="Runkel, Dave (GE Gas Power)" w:date="2023-05-03T14:07:00Z">
        <w:r w:rsidR="00995F64">
          <w:lastRenderedPageBreak/>
          <w:t xml:space="preserve">passed by the controller </w:t>
        </w:r>
      </w:ins>
      <w:ins w:id="286" w:author="Runkel, Dave (GE Gas Power)" w:date="2023-05-03T14:08:00Z">
        <w:r w:rsidR="00995F64">
          <w:t xml:space="preserve">to the app. These values </w:t>
        </w:r>
        <w:proofErr w:type="gramStart"/>
        <w:r w:rsidR="00995F64">
          <w:t>are precisely measured</w:t>
        </w:r>
        <w:proofErr w:type="gramEnd"/>
        <w:r w:rsidR="00995F64">
          <w:t xml:space="preserve"> by </w:t>
        </w:r>
        <w:proofErr w:type="spellStart"/>
        <w:r w:rsidR="00995F64">
          <w:t>uE</w:t>
        </w:r>
        <w:proofErr w:type="spellEnd"/>
        <w:r w:rsidR="00995F64">
          <w:t xml:space="preserve"> and hard coded into the controller, and the controller and sensor are paired together to </w:t>
        </w:r>
      </w:ins>
      <w:ins w:id="287" w:author="Runkel, Dave (GE Gas Power)" w:date="2023-05-05T15:34:00Z">
        <w:r w:rsidR="00EA44D9">
          <w:t>increase accuracy</w:t>
        </w:r>
      </w:ins>
      <w:ins w:id="288" w:author="Runkel, Dave (GE Gas Power)" w:date="2023-05-03T14:08:00Z">
        <w:r w:rsidR="00995F64">
          <w:t xml:space="preserve">. The firmware has </w:t>
        </w:r>
        <w:proofErr w:type="gramStart"/>
        <w:r w:rsidR="00995F64">
          <w:t>been adjusted</w:t>
        </w:r>
        <w:proofErr w:type="gramEnd"/>
        <w:r w:rsidR="00995F64">
          <w:t xml:space="preserve"> as below</w:t>
        </w:r>
      </w:ins>
      <w:ins w:id="289" w:author="Runkel, Dave (GE Gas Power)" w:date="2023-05-03T14:09:00Z">
        <w:r w:rsidR="00995F64">
          <w:t xml:space="preserve"> from the factory standard to allow the app to pull sensor length and SMR information.</w:t>
        </w:r>
      </w:ins>
    </w:p>
    <w:p w14:paraId="2648A701" w14:textId="77777777" w:rsidR="00995F64" w:rsidRDefault="00995F64" w:rsidP="00995F64">
      <w:pPr>
        <w:rPr>
          <w:ins w:id="290" w:author="Runkel, Dave (GE Gas Power)" w:date="2023-05-03T14:09:00Z"/>
        </w:rPr>
      </w:pPr>
      <w:bookmarkStart w:id="291" w:name="OLE_LINK2"/>
      <w:ins w:id="292" w:author="Runkel, Dave (GE Gas Power)" w:date="2023-05-03T14:09:00Z">
        <w:r>
          <w:rPr>
            <w:rFonts w:ascii="Arial" w:hAnsi="Arial" w:cs="Arial"/>
            <w:color w:val="44546A"/>
            <w:sz w:val="20"/>
            <w:szCs w:val="20"/>
          </w:rPr>
          <w:t>Name: IFS2403-10(</w:t>
        </w:r>
        <w:proofErr w:type="gramStart"/>
        <w:r>
          <w:rPr>
            <w:rFonts w:ascii="Arial" w:hAnsi="Arial" w:cs="Arial"/>
            <w:color w:val="44546A"/>
            <w:sz w:val="20"/>
            <w:szCs w:val="20"/>
          </w:rPr>
          <w:t>221)_</w:t>
        </w:r>
        <w:proofErr w:type="gramEnd"/>
        <w:r>
          <w:rPr>
            <w:rFonts w:ascii="Arial" w:hAnsi="Arial" w:cs="Arial"/>
            <w:color w:val="44546A"/>
            <w:sz w:val="20"/>
            <w:szCs w:val="20"/>
          </w:rPr>
          <w:t xml:space="preserve">1234 and IFS2403-10(222)_1234 where 1234 = 4 digit SN of the sensor. </w:t>
        </w:r>
      </w:ins>
    </w:p>
    <w:p w14:paraId="4C3B8E94" w14:textId="77777777" w:rsidR="00995F64" w:rsidRDefault="00995F64" w:rsidP="00995F64">
      <w:pPr>
        <w:rPr>
          <w:ins w:id="293" w:author="Runkel, Dave (GE Gas Power)" w:date="2023-05-03T14:09:00Z"/>
        </w:rPr>
      </w:pPr>
      <w:ins w:id="294" w:author="Runkel, Dave (GE Gas Power)" w:date="2023-05-03T14:09:00Z">
        <w:r>
          <w:rPr>
            <w:rFonts w:ascii="Arial" w:hAnsi="Arial" w:cs="Arial"/>
            <w:color w:val="44546A"/>
            <w:sz w:val="20"/>
            <w:szCs w:val="20"/>
          </w:rPr>
          <w:t xml:space="preserve">Range: </w:t>
        </w:r>
        <w:proofErr w:type="spellStart"/>
        <w:r>
          <w:rPr>
            <w:rFonts w:ascii="Arial" w:hAnsi="Arial" w:cs="Arial"/>
            <w:color w:val="44546A"/>
            <w:sz w:val="20"/>
            <w:szCs w:val="20"/>
          </w:rPr>
          <w:t>XXmm</w:t>
        </w:r>
        <w:proofErr w:type="spellEnd"/>
        <w:r>
          <w:rPr>
            <w:rFonts w:ascii="Arial" w:hAnsi="Arial" w:cs="Arial"/>
            <w:color w:val="44546A"/>
            <w:sz w:val="20"/>
            <w:szCs w:val="20"/>
          </w:rPr>
          <w:t xml:space="preserve"> </w:t>
        </w:r>
      </w:ins>
    </w:p>
    <w:p w14:paraId="23D9ACF8" w14:textId="77777777" w:rsidR="00995F64" w:rsidRDefault="00995F64" w:rsidP="00995F64">
      <w:pPr>
        <w:rPr>
          <w:ins w:id="295" w:author="Runkel, Dave (GE Gas Power)" w:date="2023-05-03T14:09:00Z"/>
        </w:rPr>
      </w:pPr>
      <w:ins w:id="296" w:author="Runkel, Dave (GE Gas Power)" w:date="2023-05-03T14:09:00Z">
        <w:r>
          <w:rPr>
            <w:rFonts w:ascii="Arial" w:hAnsi="Arial" w:cs="Arial"/>
            <w:color w:val="44546A"/>
            <w:sz w:val="20"/>
            <w:szCs w:val="20"/>
          </w:rPr>
          <w:t xml:space="preserve">SN: XXXXYYYY where X= sensor length and Y = sensor start of range. We are limited to </w:t>
        </w:r>
        <w:proofErr w:type="gramStart"/>
        <w:r>
          <w:rPr>
            <w:rFonts w:ascii="Arial" w:hAnsi="Arial" w:cs="Arial"/>
            <w:color w:val="44546A"/>
            <w:sz w:val="20"/>
            <w:szCs w:val="20"/>
          </w:rPr>
          <w:t>8</w:t>
        </w:r>
        <w:proofErr w:type="gramEnd"/>
        <w:r>
          <w:rPr>
            <w:rFonts w:ascii="Arial" w:hAnsi="Arial" w:cs="Arial"/>
            <w:color w:val="44546A"/>
            <w:sz w:val="20"/>
            <w:szCs w:val="20"/>
          </w:rPr>
          <w:t xml:space="preserve"> digits for this field. </w:t>
        </w:r>
      </w:ins>
    </w:p>
    <w:p w14:paraId="70CD5A77" w14:textId="77777777" w:rsidR="00995F64" w:rsidRDefault="00995F64" w:rsidP="00995F64">
      <w:pPr>
        <w:rPr>
          <w:ins w:id="297" w:author="Runkel, Dave (GE Gas Power)" w:date="2023-05-03T14:09:00Z"/>
        </w:rPr>
      </w:pPr>
      <w:ins w:id="298" w:author="Runkel, Dave (GE Gas Power)" w:date="2023-05-03T14:09:00Z">
        <w:r>
          <w:rPr>
            <w:rFonts w:ascii="Arial" w:hAnsi="Arial" w:cs="Arial"/>
            <w:color w:val="44546A"/>
            <w:sz w:val="20"/>
            <w:szCs w:val="20"/>
          </w:rPr>
          <w:t> </w:t>
        </w:r>
      </w:ins>
    </w:p>
    <w:p w14:paraId="1114862A" w14:textId="77777777" w:rsidR="00995F64" w:rsidRDefault="00995F64" w:rsidP="00995F64">
      <w:pPr>
        <w:rPr>
          <w:ins w:id="299" w:author="Runkel, Dave (GE Gas Power)" w:date="2023-05-03T14:09:00Z"/>
        </w:rPr>
      </w:pPr>
      <w:ins w:id="300" w:author="Runkel, Dave (GE Gas Power)" w:date="2023-05-03T14:09:00Z">
        <w:r>
          <w:rPr>
            <w:rFonts w:ascii="Arial" w:hAnsi="Arial" w:cs="Arial"/>
            <w:color w:val="44546A"/>
            <w:sz w:val="20"/>
            <w:szCs w:val="20"/>
          </w:rPr>
          <w:t xml:space="preserve">Longer one </w:t>
        </w:r>
        <w:r>
          <w:rPr>
            <w:rFonts w:ascii="Wingdings" w:hAnsi="Wingdings"/>
            <w:color w:val="44546A"/>
            <w:sz w:val="20"/>
            <w:szCs w:val="20"/>
          </w:rPr>
          <w:t>à</w:t>
        </w:r>
        <w:r>
          <w:rPr>
            <w:rFonts w:ascii="Arial" w:hAnsi="Arial" w:cs="Arial"/>
            <w:color w:val="44546A"/>
            <w:sz w:val="20"/>
            <w:szCs w:val="20"/>
          </w:rPr>
          <w:t xml:space="preserve"> 24281194 </w:t>
        </w:r>
        <w:r>
          <w:rPr>
            <w:rFonts w:ascii="Wingdings" w:hAnsi="Wingdings"/>
            <w:color w:val="44546A"/>
            <w:sz w:val="20"/>
            <w:szCs w:val="20"/>
          </w:rPr>
          <w:t>à</w:t>
        </w:r>
        <w:r>
          <w:rPr>
            <w:rFonts w:ascii="Arial" w:hAnsi="Arial" w:cs="Arial"/>
            <w:color w:val="44546A"/>
            <w:sz w:val="20"/>
            <w:szCs w:val="20"/>
          </w:rPr>
          <w:t xml:space="preserve"> 24.28 and 11.94 </w:t>
        </w:r>
      </w:ins>
    </w:p>
    <w:p w14:paraId="5B6BA158" w14:textId="77777777" w:rsidR="00995F64" w:rsidRDefault="00995F64" w:rsidP="00995F64">
      <w:pPr>
        <w:rPr>
          <w:ins w:id="301" w:author="Runkel, Dave (GE Gas Power)" w:date="2023-05-03T14:09:00Z"/>
        </w:rPr>
      </w:pPr>
      <w:ins w:id="302" w:author="Runkel, Dave (GE Gas Power)" w:date="2023-05-03T14:09:00Z">
        <w:r>
          <w:rPr>
            <w:rFonts w:ascii="Arial" w:hAnsi="Arial" w:cs="Arial"/>
            <w:color w:val="44546A"/>
            <w:sz w:val="20"/>
            <w:szCs w:val="20"/>
          </w:rPr>
          <w:t xml:space="preserve">*will need to add leading </w:t>
        </w:r>
        <w:proofErr w:type="gramStart"/>
        <w:r>
          <w:rPr>
            <w:rFonts w:ascii="Arial" w:hAnsi="Arial" w:cs="Arial"/>
            <w:color w:val="44546A"/>
            <w:sz w:val="20"/>
            <w:szCs w:val="20"/>
          </w:rPr>
          <w:t>2</w:t>
        </w:r>
        <w:proofErr w:type="gramEnd"/>
        <w:r>
          <w:rPr>
            <w:rFonts w:ascii="Arial" w:hAnsi="Arial" w:cs="Arial"/>
            <w:color w:val="44546A"/>
            <w:sz w:val="20"/>
            <w:szCs w:val="20"/>
          </w:rPr>
          <w:t xml:space="preserve"> in the code, to identify the length as 224.28mm</w:t>
        </w:r>
      </w:ins>
    </w:p>
    <w:p w14:paraId="4B198DA0" w14:textId="77777777" w:rsidR="00995F64" w:rsidRDefault="00995F64" w:rsidP="00995F64">
      <w:pPr>
        <w:rPr>
          <w:ins w:id="303" w:author="Runkel, Dave (GE Gas Power)" w:date="2023-05-03T14:09:00Z"/>
        </w:rPr>
      </w:pPr>
      <w:ins w:id="304" w:author="Runkel, Dave (GE Gas Power)" w:date="2023-05-03T14:09:00Z">
        <w:r>
          <w:rPr>
            <w:rFonts w:ascii="Arial" w:hAnsi="Arial" w:cs="Arial"/>
            <w:color w:val="44546A"/>
            <w:sz w:val="20"/>
            <w:szCs w:val="20"/>
          </w:rPr>
          <w:t xml:space="preserve">Shorter one </w:t>
        </w:r>
        <w:r>
          <w:rPr>
            <w:rFonts w:ascii="Wingdings" w:hAnsi="Wingdings"/>
            <w:color w:val="44546A"/>
            <w:sz w:val="20"/>
            <w:szCs w:val="20"/>
          </w:rPr>
          <w:t>à</w:t>
        </w:r>
        <w:r>
          <w:rPr>
            <w:rFonts w:ascii="Arial" w:hAnsi="Arial" w:cs="Arial"/>
            <w:color w:val="44546A"/>
            <w:sz w:val="20"/>
            <w:szCs w:val="20"/>
          </w:rPr>
          <w:t xml:space="preserve"> 75691194 </w:t>
        </w:r>
        <w:r>
          <w:rPr>
            <w:rFonts w:ascii="Wingdings" w:hAnsi="Wingdings"/>
            <w:color w:val="44546A"/>
            <w:sz w:val="20"/>
            <w:szCs w:val="20"/>
          </w:rPr>
          <w:t>à</w:t>
        </w:r>
        <w:r>
          <w:rPr>
            <w:rFonts w:ascii="Arial" w:hAnsi="Arial" w:cs="Arial"/>
            <w:color w:val="44546A"/>
            <w:sz w:val="20"/>
            <w:szCs w:val="20"/>
          </w:rPr>
          <w:t xml:space="preserve"> 75.69 and 11.94 </w:t>
        </w:r>
      </w:ins>
    </w:p>
    <w:bookmarkEnd w:id="291"/>
    <w:p w14:paraId="2483D5B9" w14:textId="59FFE60F" w:rsidR="00995F64" w:rsidRDefault="00995F64" w:rsidP="00030CB7">
      <w:ins w:id="305" w:author="Runkel, Dave (GE Gas Power)" w:date="2023-05-03T14:09:00Z">
        <w:r>
          <w:t xml:space="preserve">As noted in the above, the serial number of the sensor </w:t>
        </w:r>
        <w:proofErr w:type="gramStart"/>
        <w:r>
          <w:t>is noted</w:t>
        </w:r>
        <w:proofErr w:type="gramEnd"/>
        <w:r>
          <w:t xml:space="preserve"> in the code and should be</w:t>
        </w:r>
      </w:ins>
      <w:ins w:id="306" w:author="Runkel, Dave (GE Gas Power)" w:date="2023-05-03T14:10:00Z">
        <w:r>
          <w:t xml:space="preserve"> used to assist in calibration tracking.</w:t>
        </w:r>
      </w:ins>
    </w:p>
    <w:p w14:paraId="1208D76C" w14:textId="0E42CE0F" w:rsidR="00710D19" w:rsidRDefault="00710D19" w:rsidP="00030CB7">
      <w:r>
        <w:t xml:space="preserve">Once the results have </w:t>
      </w:r>
      <w:proofErr w:type="gramStart"/>
      <w:r>
        <w:t>been calibrated</w:t>
      </w:r>
      <w:proofErr w:type="gramEnd"/>
      <w:r>
        <w:t xml:space="preserve">, data is returned to the UI by calling the function </w:t>
      </w:r>
      <w:proofErr w:type="spellStart"/>
      <w:r w:rsidRPr="00710D19">
        <w:rPr>
          <w:rFonts w:ascii="Consolas" w:hAnsi="Consolas"/>
          <w:sz w:val="20"/>
          <w:szCs w:val="20"/>
        </w:rPr>
        <w:t>returnData</w:t>
      </w:r>
      <w:proofErr w:type="spellEnd"/>
      <w:r>
        <w:t xml:space="preserve">. This function combines the filtered data (or in the case of an uncalibrated data collection, the raw data) and </w:t>
      </w:r>
      <w:proofErr w:type="gramStart"/>
      <w:r>
        <w:t>several</w:t>
      </w:r>
      <w:proofErr w:type="gramEnd"/>
      <w:r>
        <w:t xml:space="preserve"> other results into a JSON dictionary and returns the dictionary in a message to the JavaScript </w:t>
      </w:r>
      <w:proofErr w:type="spellStart"/>
      <w:r w:rsidRPr="00710D19">
        <w:rPr>
          <w:rFonts w:ascii="Consolas" w:hAnsi="Consolas"/>
          <w:sz w:val="20"/>
          <w:szCs w:val="20"/>
        </w:rPr>
        <w:t>pluginMessage</w:t>
      </w:r>
      <w:proofErr w:type="spellEnd"/>
      <w:r>
        <w:t xml:space="preserve"> function, which is given as the callback when the collection process is started.</w:t>
      </w:r>
    </w:p>
    <w:p w14:paraId="6E654F56" w14:textId="414D8D8B" w:rsidR="00095299" w:rsidRDefault="002A75D9" w:rsidP="00030CB7">
      <w:r>
        <w:rPr>
          <w:rStyle w:val="Heading3Char"/>
        </w:rPr>
        <w:t>TCP/IP (</w:t>
      </w:r>
      <w:r w:rsidR="00095299" w:rsidRPr="00095299">
        <w:rPr>
          <w:rStyle w:val="Heading3Char"/>
        </w:rPr>
        <w:t>Ethernet</w:t>
      </w:r>
      <w:r>
        <w:rPr>
          <w:rStyle w:val="Heading3Char"/>
        </w:rPr>
        <w:t>)</w:t>
      </w:r>
      <w:r w:rsidR="00095299" w:rsidRPr="00095299">
        <w:rPr>
          <w:rStyle w:val="Heading3Char"/>
        </w:rPr>
        <w:t xml:space="preserve"> Data Collection:</w:t>
      </w:r>
      <w:r w:rsidR="00095299">
        <w:t xml:space="preserve">  As an alternative, data can also be collected from the controller via TCP/IP connection over a wired </w:t>
      </w:r>
      <w:del w:id="307" w:author="Runkel, Dave (GE Gas Power)" w:date="2023-05-03T14:11:00Z">
        <w:r w:rsidR="00095299" w:rsidDel="00E3782A">
          <w:delText xml:space="preserve">or wireless </w:delText>
        </w:r>
      </w:del>
      <w:r w:rsidR="00095299">
        <w:t>connection</w:t>
      </w:r>
      <w:proofErr w:type="gramStart"/>
      <w:r w:rsidR="00095299">
        <w:t xml:space="preserve">.  </w:t>
      </w:r>
      <w:proofErr w:type="gramEnd"/>
      <w:r w:rsidR="00095299">
        <w:t xml:space="preserve">A wired connection between an iPad/iPhone and the sensor controller may be made using a </w:t>
      </w:r>
      <w:proofErr w:type="spellStart"/>
      <w:r w:rsidR="00095299">
        <w:t>Redpark</w:t>
      </w:r>
      <w:proofErr w:type="spellEnd"/>
      <w:r w:rsidR="00095299">
        <w:t xml:space="preserve"> lightning-to-ethernet cable</w:t>
      </w:r>
      <w:proofErr w:type="gramStart"/>
      <w:r w:rsidR="00095299">
        <w:t xml:space="preserve">.  </w:t>
      </w:r>
      <w:proofErr w:type="gramEnd"/>
      <w:del w:id="308" w:author="Runkel, Dave (GE Gas Power)" w:date="2023-05-03T14:11:00Z">
        <w:r w:rsidR="00095299" w:rsidDel="00E3782A">
          <w:delText>For a wireless connection, the controller can be wired to a WiFi router using a standard network cable.  The iPad can then connect to the WiFi router and have a pathway to the controller.</w:delText>
        </w:r>
      </w:del>
      <w:r w:rsidR="00095299">
        <w:t xml:space="preserve">  </w:t>
      </w:r>
    </w:p>
    <w:p w14:paraId="33E7C195" w14:textId="6553E6CA" w:rsidR="00095299" w:rsidRDefault="00095299" w:rsidP="00030CB7">
      <w:r>
        <w:t xml:space="preserve">It should </w:t>
      </w:r>
      <w:proofErr w:type="gramStart"/>
      <w:r>
        <w:t>be noted</w:t>
      </w:r>
      <w:proofErr w:type="gramEnd"/>
      <w:r>
        <w:t xml:space="preserve"> that the sensor controller in our testing has been programmed to a static IP address of </w:t>
      </w:r>
      <w:r w:rsidRPr="00095299">
        <w:rPr>
          <w:b/>
          <w:bCs/>
          <w:u w:val="single"/>
        </w:rPr>
        <w:t>192.168.168.150</w:t>
      </w:r>
      <w:r>
        <w:t xml:space="preserve">.  All future </w:t>
      </w:r>
      <w:proofErr w:type="gramStart"/>
      <w:r>
        <w:t>controller</w:t>
      </w:r>
      <w:proofErr w:type="gramEnd"/>
      <w:r>
        <w:t xml:space="preserve"> should be configured in this same way for consistency.  </w:t>
      </w:r>
      <w:del w:id="309" w:author="Runkel, Dave (GE Gas Power)" w:date="2023-05-03T14:11:00Z">
        <w:r w:rsidDel="00E3782A">
          <w:delText>WiFi routers should be configured to give access to this address range.</w:delText>
        </w:r>
      </w:del>
    </w:p>
    <w:p w14:paraId="7F1C8E73" w14:textId="156349BD" w:rsidR="002A75D9" w:rsidRDefault="002A75D9" w:rsidP="00030CB7">
      <w:r>
        <w:t>With TCP/IP data collection, the transmission of data from the controller to the iPad is much cleaner</w:t>
      </w:r>
      <w:proofErr w:type="gramStart"/>
      <w:r>
        <w:t xml:space="preserve">.  </w:t>
      </w:r>
      <w:proofErr w:type="gramEnd"/>
      <w:r>
        <w:t xml:space="preserve">Data </w:t>
      </w:r>
      <w:proofErr w:type="gramStart"/>
      <w:r>
        <w:t>is transmitted</w:t>
      </w:r>
      <w:proofErr w:type="gramEnd"/>
      <w:r>
        <w:t xml:space="preserve"> in complete packets as shown in </w:t>
      </w:r>
      <w:r w:rsidR="00666A1C">
        <w:fldChar w:fldCharType="begin"/>
      </w:r>
      <w:r w:rsidR="00666A1C">
        <w:instrText xml:space="preserve"> REF _Ref47011129 \h </w:instrText>
      </w:r>
      <w:r w:rsidR="00666A1C">
        <w:fldChar w:fldCharType="separate"/>
      </w:r>
      <w:r w:rsidR="00666A1C">
        <w:t xml:space="preserve">Figure </w:t>
      </w:r>
      <w:r w:rsidR="00666A1C">
        <w:rPr>
          <w:noProof/>
        </w:rPr>
        <w:t>6</w:t>
      </w:r>
      <w:r w:rsidR="00666A1C">
        <w:fldChar w:fldCharType="end"/>
      </w:r>
      <w:r>
        <w:t>.</w:t>
      </w:r>
    </w:p>
    <w:p w14:paraId="0F12A167" w14:textId="77777777" w:rsidR="00666A1C" w:rsidRDefault="00666A1C" w:rsidP="00C22C59">
      <w:pPr>
        <w:keepNext/>
        <w:keepLines/>
        <w:jc w:val="center"/>
      </w:pPr>
      <w:r>
        <w:rPr>
          <w:noProof/>
        </w:rPr>
        <w:drawing>
          <wp:inline distT="0" distB="0" distL="0" distR="0" wp14:anchorId="1166C0AA" wp14:editId="6B41E8AE">
            <wp:extent cx="5943600" cy="911225"/>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911225"/>
                    </a:xfrm>
                    <a:prstGeom prst="rect">
                      <a:avLst/>
                    </a:prstGeom>
                  </pic:spPr>
                </pic:pic>
              </a:graphicData>
            </a:graphic>
          </wp:inline>
        </w:drawing>
      </w:r>
    </w:p>
    <w:p w14:paraId="3A812DAA" w14:textId="30E2EDAA" w:rsidR="00666A1C" w:rsidRDefault="00666A1C" w:rsidP="00C22C59">
      <w:pPr>
        <w:pStyle w:val="Caption"/>
        <w:keepLines/>
        <w:jc w:val="center"/>
      </w:pPr>
      <w:bookmarkStart w:id="310" w:name="_Ref47011129"/>
      <w:r>
        <w:t xml:space="preserve">Figure </w:t>
      </w:r>
      <w:r w:rsidR="00000000">
        <w:fldChar w:fldCharType="begin"/>
      </w:r>
      <w:r w:rsidR="00000000">
        <w:instrText xml:space="preserve"> SEQ Figure \* ARABIC </w:instrText>
      </w:r>
      <w:r w:rsidR="00000000">
        <w:fldChar w:fldCharType="separate"/>
      </w:r>
      <w:r w:rsidR="00AD528F">
        <w:rPr>
          <w:noProof/>
        </w:rPr>
        <w:t>6</w:t>
      </w:r>
      <w:r w:rsidR="00000000">
        <w:rPr>
          <w:noProof/>
        </w:rPr>
        <w:fldChar w:fldCharType="end"/>
      </w:r>
      <w:bookmarkEnd w:id="310"/>
      <w:r>
        <w:t>: TCP/IP data transmission packet</w:t>
      </w:r>
      <w:r w:rsidR="00291101">
        <w:rPr>
          <w:rStyle w:val="FootnoteReference"/>
        </w:rPr>
        <w:footnoteReference w:id="4"/>
      </w:r>
      <w:r>
        <w:t>.</w:t>
      </w:r>
    </w:p>
    <w:p w14:paraId="033031DC" w14:textId="6C32443C" w:rsidR="00291101" w:rsidRDefault="005565E8" w:rsidP="00291101">
      <w:r>
        <w:lastRenderedPageBreak/>
        <w:t>Telnet commands are sent, and responses received over a different port than the measurement data</w:t>
      </w:r>
      <w:proofErr w:type="gramStart"/>
      <w:r>
        <w:t xml:space="preserve">.  </w:t>
      </w:r>
      <w:proofErr w:type="gramEnd"/>
      <w:r>
        <w:t>This keep</w:t>
      </w:r>
      <w:r w:rsidR="006933FB">
        <w:t>s</w:t>
      </w:r>
      <w:r>
        <w:t xml:space="preserve"> the two data streams separated</w:t>
      </w:r>
      <w:proofErr w:type="gramStart"/>
      <w:r>
        <w:t>.</w:t>
      </w:r>
      <w:r w:rsidR="00C668D9">
        <w:t xml:space="preserve"> </w:t>
      </w:r>
      <w:r w:rsidR="00776EB3">
        <w:t xml:space="preserve"> </w:t>
      </w:r>
      <w:proofErr w:type="gramEnd"/>
      <w:r w:rsidR="00C668D9">
        <w:t>Telnet data uses port 23</w:t>
      </w:r>
      <w:proofErr w:type="gramStart"/>
      <w:r w:rsidR="00C668D9">
        <w:t xml:space="preserve">.  </w:t>
      </w:r>
      <w:proofErr w:type="gramEnd"/>
      <w:r w:rsidR="00C668D9">
        <w:t>Measurement data uses port 1024</w:t>
      </w:r>
      <w:proofErr w:type="gramStart"/>
      <w:r w:rsidR="00C668D9">
        <w:t>.</w:t>
      </w:r>
      <w:r w:rsidR="00776EB3">
        <w:t xml:space="preserve"> </w:t>
      </w:r>
      <w:r w:rsidR="00C668D9">
        <w:t xml:space="preserve"> </w:t>
      </w:r>
      <w:proofErr w:type="gramEnd"/>
      <w:r w:rsidR="00776EB3">
        <w:t xml:space="preserve">When data arrives via TCP/IP, the Obj-C function </w:t>
      </w:r>
    </w:p>
    <w:p w14:paraId="42AC151E" w14:textId="41F8F78F" w:rsidR="00776EB3" w:rsidRPr="00776EB3" w:rsidRDefault="00776EB3" w:rsidP="00776EB3">
      <w:pPr>
        <w:jc w:val="center"/>
        <w:rPr>
          <w:rFonts w:ascii="Consolas" w:hAnsi="Consolas"/>
          <w:sz w:val="20"/>
          <w:szCs w:val="20"/>
        </w:rPr>
      </w:pPr>
      <w:r w:rsidRPr="00776EB3">
        <w:rPr>
          <w:rFonts w:ascii="Consolas" w:hAnsi="Consolas"/>
          <w:sz w:val="20"/>
          <w:szCs w:val="20"/>
        </w:rPr>
        <w:t>- (void)stream:(</w:t>
      </w:r>
      <w:proofErr w:type="spellStart"/>
      <w:r w:rsidRPr="00776EB3">
        <w:rPr>
          <w:rFonts w:ascii="Consolas" w:hAnsi="Consolas"/>
          <w:sz w:val="20"/>
          <w:szCs w:val="20"/>
        </w:rPr>
        <w:t>NSStream</w:t>
      </w:r>
      <w:proofErr w:type="spellEnd"/>
      <w:r w:rsidRPr="00776EB3">
        <w:rPr>
          <w:rFonts w:ascii="Consolas" w:hAnsi="Consolas"/>
          <w:sz w:val="20"/>
          <w:szCs w:val="20"/>
        </w:rPr>
        <w:t xml:space="preserve"> </w:t>
      </w:r>
      <w:proofErr w:type="gramStart"/>
      <w:r w:rsidRPr="00776EB3">
        <w:rPr>
          <w:rFonts w:ascii="Consolas" w:hAnsi="Consolas"/>
          <w:sz w:val="20"/>
          <w:szCs w:val="20"/>
        </w:rPr>
        <w:t>*)</w:t>
      </w:r>
      <w:proofErr w:type="spellStart"/>
      <w:r w:rsidRPr="00776EB3">
        <w:rPr>
          <w:rFonts w:ascii="Consolas" w:hAnsi="Consolas"/>
          <w:sz w:val="20"/>
          <w:szCs w:val="20"/>
        </w:rPr>
        <w:t>inStream</w:t>
      </w:r>
      <w:proofErr w:type="spellEnd"/>
      <w:proofErr w:type="gramEnd"/>
      <w:r w:rsidRPr="00776EB3">
        <w:rPr>
          <w:rFonts w:ascii="Consolas" w:hAnsi="Consolas"/>
          <w:sz w:val="20"/>
          <w:szCs w:val="20"/>
        </w:rPr>
        <w:t xml:space="preserve"> </w:t>
      </w:r>
      <w:proofErr w:type="spellStart"/>
      <w:r w:rsidRPr="00776EB3">
        <w:rPr>
          <w:rFonts w:ascii="Consolas" w:hAnsi="Consolas"/>
          <w:sz w:val="20"/>
          <w:szCs w:val="20"/>
        </w:rPr>
        <w:t>handleEvent</w:t>
      </w:r>
      <w:proofErr w:type="spellEnd"/>
      <w:r w:rsidRPr="00776EB3">
        <w:rPr>
          <w:rFonts w:ascii="Consolas" w:hAnsi="Consolas"/>
          <w:sz w:val="20"/>
          <w:szCs w:val="20"/>
        </w:rPr>
        <w:t>:(</w:t>
      </w:r>
      <w:proofErr w:type="spellStart"/>
      <w:r w:rsidRPr="00776EB3">
        <w:rPr>
          <w:rFonts w:ascii="Consolas" w:hAnsi="Consolas"/>
          <w:sz w:val="20"/>
          <w:szCs w:val="20"/>
        </w:rPr>
        <w:t>NSStreamEvent</w:t>
      </w:r>
      <w:proofErr w:type="spellEnd"/>
      <w:r w:rsidRPr="00776EB3">
        <w:rPr>
          <w:rFonts w:ascii="Consolas" w:hAnsi="Consolas"/>
          <w:sz w:val="20"/>
          <w:szCs w:val="20"/>
        </w:rPr>
        <w:t>)</w:t>
      </w:r>
      <w:proofErr w:type="spellStart"/>
      <w:r w:rsidRPr="00776EB3">
        <w:rPr>
          <w:rFonts w:ascii="Consolas" w:hAnsi="Consolas"/>
          <w:sz w:val="20"/>
          <w:szCs w:val="20"/>
        </w:rPr>
        <w:t>streamEvent</w:t>
      </w:r>
      <w:proofErr w:type="spellEnd"/>
      <w:r w:rsidRPr="00776EB3">
        <w:rPr>
          <w:rFonts w:ascii="Consolas" w:hAnsi="Consolas"/>
          <w:sz w:val="20"/>
          <w:szCs w:val="20"/>
        </w:rPr>
        <w:t xml:space="preserve"> { … }</w:t>
      </w:r>
    </w:p>
    <w:p w14:paraId="10F314F5" w14:textId="442168F1" w:rsidR="00776EB3" w:rsidRDefault="00776EB3" w:rsidP="00291101">
      <w:r>
        <w:t>is called (see line ~1499)</w:t>
      </w:r>
      <w:proofErr w:type="gramStart"/>
      <w:r>
        <w:t xml:space="preserve">.  </w:t>
      </w:r>
      <w:proofErr w:type="gramEnd"/>
      <w:r>
        <w:t>When the function is called the code first identifies what port the data is arriving from</w:t>
      </w:r>
      <w:proofErr w:type="gramStart"/>
      <w:r>
        <w:t xml:space="preserve">.  </w:t>
      </w:r>
      <w:proofErr w:type="gramEnd"/>
      <w:r>
        <w:t xml:space="preserve"> This tells the code whether to </w:t>
      </w:r>
      <w:proofErr w:type="gramStart"/>
      <w:r>
        <w:t>handle</w:t>
      </w:r>
      <w:proofErr w:type="gramEnd"/>
      <w:r>
        <w:t xml:space="preserve"> the data as a response to a telnet command or as incoming data.</w:t>
      </w:r>
      <w:r w:rsidR="00560EF7">
        <w:t xml:space="preserve">  If the data is a response to a telnet command, the data </w:t>
      </w:r>
      <w:proofErr w:type="gramStart"/>
      <w:r w:rsidR="00560EF7">
        <w:t>is sent</w:t>
      </w:r>
      <w:proofErr w:type="gramEnd"/>
      <w:r w:rsidR="00560EF7">
        <w:t xml:space="preserve"> directly to </w:t>
      </w:r>
      <w:proofErr w:type="spellStart"/>
      <w:r w:rsidR="00560EF7" w:rsidRPr="00560EF7">
        <w:rPr>
          <w:rFonts w:ascii="Consolas" w:hAnsi="Consolas"/>
          <w:sz w:val="20"/>
          <w:szCs w:val="20"/>
        </w:rPr>
        <w:t>processResponse</w:t>
      </w:r>
      <w:proofErr w:type="spellEnd"/>
      <w:r w:rsidR="00560EF7">
        <w:rPr>
          <w:rFonts w:ascii="Consolas" w:hAnsi="Consolas"/>
          <w:sz w:val="20"/>
          <w:szCs w:val="20"/>
        </w:rPr>
        <w:t xml:space="preserve"> </w:t>
      </w:r>
      <w:r w:rsidR="00560EF7" w:rsidRPr="00560EF7">
        <w:t>the same as with the serial data</w:t>
      </w:r>
      <w:r w:rsidR="00C668D9">
        <w:t xml:space="preserve"> (see line ~1736)</w:t>
      </w:r>
      <w:r w:rsidR="00560EF7" w:rsidRPr="00560EF7">
        <w:t>.</w:t>
      </w:r>
    </w:p>
    <w:p w14:paraId="50C3B426" w14:textId="79FAA093" w:rsidR="00C668D9" w:rsidRDefault="00C668D9" w:rsidP="00291101">
      <w:r>
        <w:t xml:space="preserve">If the received data is </w:t>
      </w:r>
      <w:r w:rsidR="00BD3692">
        <w:t>measurement data (</w:t>
      </w:r>
      <w:proofErr w:type="gramStart"/>
      <w:r w:rsidR="00BD3692">
        <w:t>i.e.</w:t>
      </w:r>
      <w:proofErr w:type="gramEnd"/>
      <w:r w:rsidR="00BD3692">
        <w:t xml:space="preserve"> on port 1024) then the prescribed number of data sets is acquired sequentially.  The lengths of the various fields </w:t>
      </w:r>
      <w:proofErr w:type="gramStart"/>
      <w:r w:rsidR="00BD3692">
        <w:t>is</w:t>
      </w:r>
      <w:proofErr w:type="gramEnd"/>
      <w:r w:rsidR="00BD3692">
        <w:t xml:space="preserve"> extracted per </w:t>
      </w:r>
      <w:r w:rsidR="00BD3692">
        <w:fldChar w:fldCharType="begin"/>
      </w:r>
      <w:r w:rsidR="00BD3692">
        <w:instrText xml:space="preserve"> REF _Ref47011129 \h </w:instrText>
      </w:r>
      <w:r w:rsidR="00BD3692">
        <w:fldChar w:fldCharType="separate"/>
      </w:r>
      <w:r w:rsidR="00BD3692">
        <w:t xml:space="preserve">Figure </w:t>
      </w:r>
      <w:r w:rsidR="00BD3692">
        <w:rPr>
          <w:noProof/>
        </w:rPr>
        <w:t>6</w:t>
      </w:r>
      <w:r w:rsidR="00BD3692">
        <w:fldChar w:fldCharType="end"/>
      </w:r>
      <w:r w:rsidR="00BD3692">
        <w:t xml:space="preserve">, and then the individual data values are parsed from the data packet.  With TCP/IP data packets, the data always arrives in </w:t>
      </w:r>
      <w:proofErr w:type="spellStart"/>
      <w:r w:rsidR="00BD3692">
        <w:t>well defined</w:t>
      </w:r>
      <w:proofErr w:type="spellEnd"/>
      <w:r w:rsidR="00BD3692">
        <w:t xml:space="preserve"> frames, so no circular buffering and synchronization are required</w:t>
      </w:r>
      <w:proofErr w:type="gramStart"/>
      <w:r w:rsidR="00BD3692">
        <w:t>.</w:t>
      </w:r>
      <w:r w:rsidR="00526FF7">
        <w:t xml:space="preserve">  </w:t>
      </w:r>
      <w:proofErr w:type="gramEnd"/>
      <w:r w:rsidR="00526FF7">
        <w:t>The values can be simply extracted from their place in the packet</w:t>
      </w:r>
      <w:proofErr w:type="gramStart"/>
      <w:r w:rsidR="00526FF7">
        <w:t xml:space="preserve">.  </w:t>
      </w:r>
      <w:proofErr w:type="gramEnd"/>
      <w:r w:rsidR="00526FF7">
        <w:t xml:space="preserve">Because TCP/IP data transmission is also faster than serial transmission, the intensity, </w:t>
      </w:r>
      <w:proofErr w:type="gramStart"/>
      <w:r w:rsidR="00526FF7">
        <w:t>displacement</w:t>
      </w:r>
      <w:proofErr w:type="gramEnd"/>
      <w:r w:rsidR="00526FF7">
        <w:t xml:space="preserve"> and a timestamp are all transmitted.</w:t>
      </w:r>
      <w:r w:rsidR="009D6FF2">
        <w:t xml:space="preserve">    Extraction of the data elements </w:t>
      </w:r>
      <w:proofErr w:type="gramStart"/>
      <w:r w:rsidR="009D6FF2">
        <w:t>is seen</w:t>
      </w:r>
      <w:proofErr w:type="gramEnd"/>
      <w:r w:rsidR="009D6FF2">
        <w:t xml:space="preserve"> in lines ~1604-1680</w:t>
      </w:r>
      <w:r w:rsidR="003121FD">
        <w:t xml:space="preserve"> of </w:t>
      </w:r>
      <w:del w:id="311" w:author="Katlic, Peter (GE Aerospace, US)" w:date="2023-05-15T14:45:00Z">
        <w:r w:rsidR="003121FD" w:rsidDel="00F85817">
          <w:delText>CDVIFC242x</w:delText>
        </w:r>
      </w:del>
      <w:proofErr w:type="spellStart"/>
      <w:ins w:id="312" w:author="Katlic, Peter (GE Aerospace, US)" w:date="2023-05-15T14:45:00Z">
        <w:r w:rsidR="00F85817">
          <w:t>EthernetController</w:t>
        </w:r>
      </w:ins>
      <w:r w:rsidR="003121FD">
        <w:t>.m</w:t>
      </w:r>
      <w:proofErr w:type="spellEnd"/>
      <w:r w:rsidR="009D6FF2">
        <w:t>.</w:t>
      </w:r>
      <w:r w:rsidR="00A13986">
        <w:t xml:space="preserve">  The conversion of data bits to a </w:t>
      </w:r>
      <w:proofErr w:type="gramStart"/>
      <w:r w:rsidR="00A13986">
        <w:t>floating point</w:t>
      </w:r>
      <w:proofErr w:type="gramEnd"/>
      <w:r w:rsidR="00A13986">
        <w:t xml:space="preserve"> displacement value is slightly different than the serial case, as is the error message encoding.</w:t>
      </w:r>
    </w:p>
    <w:p w14:paraId="49A59AEB" w14:textId="45106F0A" w:rsidR="00A13986" w:rsidRDefault="00A13986" w:rsidP="00291101">
      <w:pPr>
        <w:rPr>
          <w:ins w:id="313" w:author="Runkel, Dave (GE Gas Power)" w:date="2023-05-03T14:12:00Z"/>
        </w:rPr>
      </w:pPr>
      <w:r>
        <w:t xml:space="preserve">When data collection is complete, the same process </w:t>
      </w:r>
      <w:proofErr w:type="gramStart"/>
      <w:r>
        <w:t>is followed</w:t>
      </w:r>
      <w:proofErr w:type="gramEnd"/>
      <w:r>
        <w:t xml:space="preserve"> as it is with the serial data</w:t>
      </w:r>
      <w:r w:rsidR="005B0FF2">
        <w:t xml:space="preserve"> to return the data to the UI</w:t>
      </w:r>
      <w:r>
        <w:t>.</w:t>
      </w:r>
    </w:p>
    <w:p w14:paraId="2280B444" w14:textId="31554DF4" w:rsidR="00E3782A" w:rsidDel="00E3782A" w:rsidRDefault="00E3782A" w:rsidP="00291101">
      <w:pPr>
        <w:rPr>
          <w:del w:id="314" w:author="Runkel, Dave (GE Gas Power)" w:date="2023-05-03T14:13:00Z"/>
        </w:rPr>
      </w:pPr>
      <w:ins w:id="315" w:author="Runkel, Dave (GE Gas Power)" w:date="2023-05-03T14:12:00Z">
        <w:r>
          <w:t xml:space="preserve">However, due to hardware limitations (i-device, </w:t>
        </w:r>
        <w:proofErr w:type="spellStart"/>
        <w:r>
          <w:t>redpark</w:t>
        </w:r>
        <w:proofErr w:type="spellEnd"/>
        <w:r>
          <w:t xml:space="preserve"> config</w:t>
        </w:r>
      </w:ins>
      <w:ins w:id="316" w:author="Runkel, Dave (GE Gas Power)" w:date="2023-05-03T14:13:00Z">
        <w:r>
          <w:t xml:space="preserve">uration) the standard method for communicating with the controller is via serial connection, but all the foundation has </w:t>
        </w:r>
        <w:proofErr w:type="gramStart"/>
        <w:r>
          <w:t>been laid</w:t>
        </w:r>
        <w:proofErr w:type="gramEnd"/>
        <w:r>
          <w:t xml:space="preserve"> for ethernet communication should the need arise.</w:t>
        </w:r>
      </w:ins>
    </w:p>
    <w:p w14:paraId="304A38B3" w14:textId="684558D6" w:rsidR="000D576A" w:rsidRDefault="000D576A" w:rsidP="00291101">
      <w:r w:rsidRPr="000D576A">
        <w:rPr>
          <w:rStyle w:val="Heading3Char"/>
        </w:rPr>
        <w:t>CSV File</w:t>
      </w:r>
      <w:r w:rsidR="00B4111E">
        <w:rPr>
          <w:rStyle w:val="Heading3Char"/>
        </w:rPr>
        <w:t>s</w:t>
      </w:r>
      <w:r w:rsidRPr="000D576A">
        <w:rPr>
          <w:rStyle w:val="Heading3Char"/>
        </w:rPr>
        <w:t>:</w:t>
      </w:r>
      <w:r>
        <w:t xml:space="preserve"> The app writes out a CSV file for each data collection</w:t>
      </w:r>
      <w:proofErr w:type="gramStart"/>
      <w:r>
        <w:t xml:space="preserve">.  </w:t>
      </w:r>
      <w:proofErr w:type="gramEnd"/>
      <w:r>
        <w:t xml:space="preserve">Saving of the file is performed in the function </w:t>
      </w:r>
      <w:proofErr w:type="spellStart"/>
      <w:r w:rsidRPr="000D576A">
        <w:rPr>
          <w:rFonts w:ascii="Consolas" w:hAnsi="Consolas"/>
          <w:sz w:val="20"/>
          <w:szCs w:val="20"/>
        </w:rPr>
        <w:t>saveCSVFile</w:t>
      </w:r>
      <w:proofErr w:type="spellEnd"/>
      <w:r w:rsidR="0081109C">
        <w:t xml:space="preserve"> (see line ~2495)</w:t>
      </w:r>
      <w:proofErr w:type="gramStart"/>
      <w:r w:rsidR="0081109C">
        <w:t xml:space="preserve">.  </w:t>
      </w:r>
      <w:proofErr w:type="gramEnd"/>
      <w:r w:rsidR="0081109C">
        <w:t>CSV files are saved in folders named after the serial number of the turbine for which data is being collected</w:t>
      </w:r>
      <w:proofErr w:type="gramStart"/>
      <w:r w:rsidR="0081109C">
        <w:t xml:space="preserve">.  </w:t>
      </w:r>
      <w:proofErr w:type="gramEnd"/>
      <w:r w:rsidR="0081109C">
        <w:t>Additionally, the stage, position and a timestamp are incorporated into the file name</w:t>
      </w:r>
      <w:proofErr w:type="gramStart"/>
      <w:r w:rsidR="0081109C">
        <w:t xml:space="preserve">.  </w:t>
      </w:r>
      <w:proofErr w:type="gramEnd"/>
      <w:r w:rsidR="0081109C">
        <w:t xml:space="preserve">This allows multiple files to be saved for each frame, </w:t>
      </w:r>
      <w:proofErr w:type="gramStart"/>
      <w:r w:rsidR="0081109C">
        <w:t>stage</w:t>
      </w:r>
      <w:proofErr w:type="gramEnd"/>
      <w:r w:rsidR="0081109C">
        <w:t xml:space="preserve"> and position.</w:t>
      </w:r>
      <w:r w:rsidR="00CE3C1C">
        <w:t xml:space="preserve">  CSV files may be emailed out of the app or copied to a Box folder</w:t>
      </w:r>
      <w:proofErr w:type="gramStart"/>
      <w:r w:rsidR="00CE3C1C">
        <w:t xml:space="preserve">.  </w:t>
      </w:r>
      <w:proofErr w:type="gramEnd"/>
      <w:r w:rsidR="00CE3C1C">
        <w:t>They may also be accessed through the File Sharing feature of iOS devices on Windows or Mac</w:t>
      </w:r>
      <w:proofErr w:type="gramStart"/>
      <w:r w:rsidR="00CE3C1C">
        <w:t>.</w:t>
      </w:r>
      <w:r w:rsidR="004055B8">
        <w:t xml:space="preserve">  </w:t>
      </w:r>
      <w:proofErr w:type="gramEnd"/>
      <w:r w:rsidR="004055B8">
        <w:t>When data is acquired using the “Get Data” button, CSV files are saved in a folder named “data</w:t>
      </w:r>
      <w:proofErr w:type="gramStart"/>
      <w:r w:rsidR="004055B8">
        <w:t>”.</w:t>
      </w:r>
      <w:proofErr w:type="gramEnd"/>
    </w:p>
    <w:p w14:paraId="2AED1B5E" w14:textId="7B6DD7FE" w:rsidR="00EE02D9" w:rsidRDefault="00673D12" w:rsidP="00291101">
      <w:r w:rsidRPr="00436EF3">
        <w:rPr>
          <w:rStyle w:val="Heading3Char"/>
        </w:rPr>
        <w:t>App Database:</w:t>
      </w:r>
      <w:r>
        <w:t xml:space="preserve">  The app </w:t>
      </w:r>
      <w:proofErr w:type="gramStart"/>
      <w:r>
        <w:t>has the ability to</w:t>
      </w:r>
      <w:proofErr w:type="gramEnd"/>
      <w:r>
        <w:t xml:space="preserve"> store data fr</w:t>
      </w:r>
      <w:r w:rsidR="008A201E">
        <w:t>om</w:t>
      </w:r>
      <w:r>
        <w:t xml:space="preserve"> data collections in a database.  This only happens when data is collected for a specific frame (</w:t>
      </w:r>
      <w:proofErr w:type="gramStart"/>
      <w:r>
        <w:t>i.e.</w:t>
      </w:r>
      <w:proofErr w:type="gramEnd"/>
      <w:r>
        <w:t xml:space="preserve"> not through the “Get Data” button).</w:t>
      </w:r>
      <w:r w:rsidR="00B760E7">
        <w:t xml:space="preserve">  This function stores the data in a “</w:t>
      </w:r>
      <w:proofErr w:type="spellStart"/>
      <w:r w:rsidR="00B760E7">
        <w:t>pouchDB</w:t>
      </w:r>
      <w:proofErr w:type="spellEnd"/>
      <w:r w:rsidR="00B760E7">
        <w:t>” database</w:t>
      </w:r>
      <w:proofErr w:type="gramStart"/>
      <w:r w:rsidR="00B760E7">
        <w:t xml:space="preserve">.  </w:t>
      </w:r>
      <w:proofErr w:type="spellStart"/>
      <w:proofErr w:type="gramEnd"/>
      <w:r w:rsidR="00B760E7">
        <w:t>PouchDB</w:t>
      </w:r>
      <w:proofErr w:type="spellEnd"/>
      <w:r w:rsidR="00B760E7">
        <w:t xml:space="preserve"> was selected because </w:t>
      </w:r>
      <w:proofErr w:type="spellStart"/>
      <w:proofErr w:type="gramStart"/>
      <w:r w:rsidR="00B760E7">
        <w:t>is</w:t>
      </w:r>
      <w:proofErr w:type="spellEnd"/>
      <w:r w:rsidR="00B760E7">
        <w:t xml:space="preserve"> can be</w:t>
      </w:r>
      <w:proofErr w:type="gramEnd"/>
      <w:r w:rsidR="00B760E7">
        <w:t xml:space="preserve"> used on mobile devices, it runs well in a browser (the basis of Cordova apps) and it has the ability to sync with another </w:t>
      </w:r>
      <w:proofErr w:type="spellStart"/>
      <w:r w:rsidR="00B760E7">
        <w:t>pouchDB</w:t>
      </w:r>
      <w:proofErr w:type="spellEnd"/>
      <w:r w:rsidR="00B760E7">
        <w:t xml:space="preserve">.  The ability to </w:t>
      </w:r>
      <w:proofErr w:type="gramStart"/>
      <w:r w:rsidR="00B760E7">
        <w:t>sync</w:t>
      </w:r>
      <w:proofErr w:type="gramEnd"/>
      <w:r w:rsidR="00B760E7">
        <w:t xml:space="preserve"> may be useful if, in the future, a database is made available at GE Power where it would be desirable to save this data.  If that remote database is also a </w:t>
      </w:r>
      <w:proofErr w:type="spellStart"/>
      <w:r w:rsidR="00B760E7">
        <w:t>pouchDB</w:t>
      </w:r>
      <w:proofErr w:type="spellEnd"/>
      <w:r w:rsidR="00B760E7">
        <w:t xml:space="preserve">, then synchronization could be </w:t>
      </w:r>
      <w:proofErr w:type="gramStart"/>
      <w:r w:rsidR="00B760E7">
        <w:t>greatly simplified</w:t>
      </w:r>
      <w:proofErr w:type="gramEnd"/>
      <w:r w:rsidR="00B760E7">
        <w:t>.</w:t>
      </w:r>
    </w:p>
    <w:p w14:paraId="599D02F5" w14:textId="5CF80CE9" w:rsidR="00436EF3" w:rsidRDefault="00436EF3" w:rsidP="00291101">
      <w:r>
        <w:t xml:space="preserve">Data is saved to the </w:t>
      </w:r>
      <w:proofErr w:type="spellStart"/>
      <w:r>
        <w:t>pouchDB</w:t>
      </w:r>
      <w:proofErr w:type="spellEnd"/>
      <w:r>
        <w:t xml:space="preserve"> in the e4pt_app.js file (see lines ~2469-2526)</w:t>
      </w:r>
      <w:proofErr w:type="gramStart"/>
      <w:r>
        <w:t xml:space="preserve">.  </w:t>
      </w:r>
      <w:proofErr w:type="gramEnd"/>
      <w:r>
        <w:t>Each database entry is assigned a unique identifier to keep data separate</w:t>
      </w:r>
      <w:proofErr w:type="gramStart"/>
      <w:r>
        <w:t xml:space="preserve">.  </w:t>
      </w:r>
      <w:proofErr w:type="gramEnd"/>
      <w:r>
        <w:t>The identifier is a UUID which should be globally unique for the purposes of this application.</w:t>
      </w:r>
    </w:p>
    <w:p w14:paraId="33142462" w14:textId="3515CC3E" w:rsidR="00387760" w:rsidRPr="00291101" w:rsidRDefault="00387760" w:rsidP="00291101">
      <w:r>
        <w:lastRenderedPageBreak/>
        <w:t>A button is provided in the app which allows a user to completely delete all data in this database</w:t>
      </w:r>
      <w:proofErr w:type="gramStart"/>
      <w:r>
        <w:t>.</w:t>
      </w:r>
      <w:r w:rsidR="00997A4B">
        <w:t xml:space="preserve">  </w:t>
      </w:r>
      <w:proofErr w:type="gramEnd"/>
      <w:r w:rsidR="00997A4B">
        <w:t>There is currently not a method to delete a single entry from the database</w:t>
      </w:r>
      <w:proofErr w:type="gramStart"/>
      <w:r w:rsidR="00997A4B">
        <w:t xml:space="preserve">.  </w:t>
      </w:r>
      <w:proofErr w:type="gramEnd"/>
      <w:r w:rsidR="00997A4B">
        <w:t xml:space="preserve">This is due to the way </w:t>
      </w:r>
      <w:proofErr w:type="spellStart"/>
      <w:r w:rsidR="00997A4B">
        <w:t>pouchDB</w:t>
      </w:r>
      <w:proofErr w:type="spellEnd"/>
      <w:r w:rsidR="00997A4B">
        <w:t xml:space="preserve"> stores data and the fact that when an entry is “removed” from the database, no storage is actually reclaimed</w:t>
      </w:r>
      <w:proofErr w:type="gramStart"/>
      <w:r w:rsidR="00997A4B">
        <w:t>.  Rather the</w:t>
      </w:r>
      <w:proofErr w:type="gramEnd"/>
      <w:r w:rsidR="00997A4B">
        <w:t xml:space="preserve"> entry is just saved with a “_deleted” attribute so that it does not show up in queries.  There are technical reasons for this that </w:t>
      </w:r>
      <w:proofErr w:type="gramStart"/>
      <w:r w:rsidR="00997A4B">
        <w:t>are discussed</w:t>
      </w:r>
      <w:proofErr w:type="gramEnd"/>
      <w:r w:rsidR="00997A4B">
        <w:t xml:space="preserve"> </w:t>
      </w:r>
      <w:hyperlink r:id="rId20" w:history="1">
        <w:r w:rsidR="00997A4B" w:rsidRPr="00997A4B">
          <w:rPr>
            <w:rStyle w:val="Hyperlink"/>
          </w:rPr>
          <w:t>at this link</w:t>
        </w:r>
      </w:hyperlink>
      <w:r w:rsidR="00997A4B">
        <w:t>.</w:t>
      </w:r>
    </w:p>
    <w:sectPr w:rsidR="00387760" w:rsidRPr="00291101" w:rsidSect="00B81BBA">
      <w:headerReference w:type="default" r:id="rId21"/>
      <w:footerReference w:type="default" r:id="rId22"/>
      <w:headerReference w:type="first" r:id="rId23"/>
      <w:footerReference w:type="first" r:id="rId24"/>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7" w:author="Runkel, Dave (GE Gas Power)" w:date="2023-05-05T13:25:00Z" w:initials="RD(GP">
    <w:p w14:paraId="71BA7099" w14:textId="75B700C2" w:rsidR="0008033B" w:rsidRDefault="0008033B">
      <w:pPr>
        <w:pStyle w:val="CommentText"/>
      </w:pPr>
      <w:r>
        <w:rPr>
          <w:rStyle w:val="CommentReference"/>
        </w:rPr>
        <w:annotationRef/>
      </w:r>
      <w:r>
        <w:t>Sk Comment to include ethernet connection instructions for troubleshooting</w:t>
      </w:r>
    </w:p>
  </w:comment>
  <w:comment w:id="18" w:author="Runkel, Dave (GE Gas Power)" w:date="2023-05-05T13:26:00Z" w:initials="RD(GP">
    <w:p w14:paraId="5A7E4443" w14:textId="37852198" w:rsidR="00C00394" w:rsidRDefault="00C00394">
      <w:pPr>
        <w:pStyle w:val="CommentText"/>
      </w:pPr>
      <w:r>
        <w:rPr>
          <w:rStyle w:val="CommentReference"/>
        </w:rPr>
        <w:annotationRef/>
      </w:r>
      <w:r>
        <w:t xml:space="preserve">While I agree that this is a good thing to include, I </w:t>
      </w:r>
      <w:proofErr w:type="gramStart"/>
      <w:r>
        <w:t>don’t</w:t>
      </w:r>
      <w:proofErr w:type="gramEnd"/>
      <w:r>
        <w:t xml:space="preserve"> think that this location is the correct location. Here we are talking about connecting to the controller for measurement purposes. I think it would be better to either add a new section on troubleshooting, or include this in the FRD, or in a separate troubleshooting document.</w:t>
      </w:r>
      <w:r w:rsidR="0036237B">
        <w:t xml:space="preserve"> Added to SPR2 documentation</w:t>
      </w:r>
    </w:p>
  </w:comment>
  <w:comment w:id="31" w:author="Runkel, Dave (GE Gas Power)" w:date="2023-05-05T13:27:00Z" w:initials="RD(GP">
    <w:p w14:paraId="47DB80C2" w14:textId="0084A64A" w:rsidR="00C00394" w:rsidRDefault="00C00394">
      <w:pPr>
        <w:pStyle w:val="CommentText"/>
      </w:pPr>
      <w:r>
        <w:rPr>
          <w:rStyle w:val="CommentReference"/>
        </w:rPr>
        <w:annotationRef/>
      </w:r>
      <w:r>
        <w:t>SK comment asking how we would know it is incorrect</w:t>
      </w:r>
    </w:p>
  </w:comment>
  <w:comment w:id="32" w:author="Runkel, Dave (GE Gas Power)" w:date="2023-05-05T13:28:00Z" w:initials="RD(GP">
    <w:p w14:paraId="49738685" w14:textId="4FC8C6F6" w:rsidR="00C00394" w:rsidRDefault="00C00394">
      <w:pPr>
        <w:pStyle w:val="CommentText"/>
      </w:pPr>
      <w:r>
        <w:rPr>
          <w:rStyle w:val="CommentReference"/>
        </w:rPr>
        <w:annotationRef/>
      </w:r>
      <w:r>
        <w:t>Updated to reflect this question</w:t>
      </w:r>
    </w:p>
  </w:comment>
  <w:comment w:id="59" w:author="Runkel, Dave (GE Gas Power)" w:date="2023-05-05T15:01:00Z" w:initials="RD(GP">
    <w:p w14:paraId="2D8BC793" w14:textId="70F8BB79" w:rsidR="0036237B" w:rsidRDefault="0036237B">
      <w:pPr>
        <w:pStyle w:val="CommentText"/>
      </w:pPr>
      <w:r>
        <w:rPr>
          <w:rStyle w:val="CommentReference"/>
        </w:rPr>
        <w:annotationRef/>
      </w:r>
      <w:r>
        <w:t>Sk comment to add tolerance equation and final value</w:t>
      </w:r>
    </w:p>
  </w:comment>
  <w:comment w:id="60" w:author="Runkel, Dave (GE Gas Power)" w:date="2023-05-05T15:01:00Z" w:initials="RD(GP">
    <w:p w14:paraId="7E49A1E7" w14:textId="29A56BE2" w:rsidR="0036237B" w:rsidRDefault="0036237B">
      <w:pPr>
        <w:pStyle w:val="CommentText"/>
      </w:pPr>
      <w:r>
        <w:rPr>
          <w:rStyle w:val="CommentReference"/>
        </w:rPr>
        <w:annotationRef/>
      </w:r>
      <w:r>
        <w:t xml:space="preserve">I do not think this is the appropriate location to do this. This document should try to stay away from specifics and numbers as </w:t>
      </w:r>
      <w:r w:rsidR="00A6643A">
        <w:t xml:space="preserve">it </w:t>
      </w:r>
      <w:proofErr w:type="gramStart"/>
      <w:r w:rsidR="00A6643A">
        <w:t>is not updated</w:t>
      </w:r>
      <w:proofErr w:type="gramEnd"/>
      <w:r w:rsidR="00A6643A">
        <w:t xml:space="preserve"> frequently. I have added the tolerance equation to the SPR2 as well as the values associated with it. I feel that this will allow a more controlled documentation of this parameter.</w:t>
      </w:r>
    </w:p>
  </w:comment>
  <w:comment w:id="219" w:author="Runkel, Dave (GE Gas Power)" w:date="2023-05-05T15:21:00Z" w:initials="RD(GP">
    <w:p w14:paraId="24D94CA9" w14:textId="70619E16" w:rsidR="00FC1D55" w:rsidRDefault="00FC1D55">
      <w:pPr>
        <w:pStyle w:val="CommentText"/>
      </w:pPr>
      <w:r>
        <w:rPr>
          <w:rStyle w:val="CommentReference"/>
        </w:rPr>
        <w:annotationRef/>
      </w:r>
      <w:r>
        <w:t>SK comment asking what changing MR does to this equation.</w:t>
      </w:r>
    </w:p>
  </w:comment>
  <w:comment w:id="220" w:author="Runkel, Dave (GE Gas Power)" w:date="2023-05-05T15:21:00Z" w:initials="RD(GP">
    <w:p w14:paraId="1AE149F5" w14:textId="2EDE59F4" w:rsidR="00FC1D55" w:rsidRDefault="00FC1D55">
      <w:pPr>
        <w:pStyle w:val="CommentText"/>
      </w:pPr>
      <w:r>
        <w:rPr>
          <w:rStyle w:val="CommentReference"/>
        </w:rPr>
        <w:annotationRef/>
      </w:r>
      <w:r>
        <w:t>This may be h</w:t>
      </w:r>
      <w:r w:rsidR="00A804BE">
        <w:t xml:space="preserve">ard to add to the controller. </w:t>
      </w:r>
      <w:proofErr w:type="gramStart"/>
      <w:r w:rsidR="00A804BE">
        <w:t>I think we</w:t>
      </w:r>
      <w:proofErr w:type="gramEnd"/>
      <w:r w:rsidR="00A804BE">
        <w:t xml:space="preserve"> ran out of places to add numbers too. It would be worth talking to uE about. The range for the MR is 11mm +/- 0.5mm</w:t>
      </w:r>
    </w:p>
  </w:comment>
  <w:comment w:id="221" w:author="Runkel, Dave (GE Gas Power)" w:date="2023-05-05T15:21:00Z" w:initials="RD(GP">
    <w:p w14:paraId="03360EDD" w14:textId="4BE4E0B8" w:rsidR="00FC1D55" w:rsidRDefault="00FC1D55">
      <w:pPr>
        <w:pStyle w:val="CommentText"/>
      </w:pPr>
      <w:r>
        <w:rPr>
          <w:rStyle w:val="CommentReference"/>
        </w:rPr>
        <w:annotationRef/>
      </w:r>
    </w:p>
  </w:comment>
  <w:comment w:id="229" w:author="Runkel, Dave (GE Gas Power)" w:date="2023-05-03T14:00:00Z" w:initials="RD(GP">
    <w:p w14:paraId="58C0E7C9" w14:textId="22647993" w:rsidR="00995F64" w:rsidRDefault="00995F64">
      <w:pPr>
        <w:pStyle w:val="CommentText"/>
      </w:pPr>
      <w:r>
        <w:rPr>
          <w:rStyle w:val="CommentReference"/>
        </w:rPr>
        <w:annotationRef/>
      </w:r>
      <w:r>
        <w:t>Is this still accurate?</w:t>
      </w:r>
    </w:p>
  </w:comment>
  <w:comment w:id="230" w:author="Runkel, Dave (GE Gas Power)" w:date="2023-05-05T15:25:00Z" w:initials="RD(GP">
    <w:p w14:paraId="5B87CDBE" w14:textId="5DCF78ED" w:rsidR="00A804BE" w:rsidRDefault="00A804BE">
      <w:pPr>
        <w:pStyle w:val="CommentText"/>
      </w:pPr>
      <w:r>
        <w:rPr>
          <w:rStyle w:val="CommentReference"/>
        </w:rPr>
        <w:annotationRef/>
      </w:r>
      <w:r>
        <w:t xml:space="preserve">SK confirmed this needs to </w:t>
      </w:r>
      <w:proofErr w:type="gramStart"/>
      <w:r>
        <w:t>be updated</w:t>
      </w:r>
      <w:proofErr w:type="gramEnd"/>
      <w:r>
        <w:t xml:space="preserve">. Will </w:t>
      </w:r>
      <w:proofErr w:type="gramStart"/>
      <w:r>
        <w:t>work</w:t>
      </w:r>
      <w:proofErr w:type="gramEnd"/>
      <w:r>
        <w:t xml:space="preserve"> with Peter at GRC</w:t>
      </w:r>
    </w:p>
  </w:comment>
  <w:comment w:id="253" w:author="Runkel, Dave (GE Gas Power)" w:date="2023-05-05T15:26:00Z" w:initials="RD(GP">
    <w:p w14:paraId="554276EB" w14:textId="1B35A295" w:rsidR="00A804BE" w:rsidRDefault="00A804BE">
      <w:pPr>
        <w:pStyle w:val="CommentText"/>
      </w:pPr>
      <w:r>
        <w:rPr>
          <w:rStyle w:val="CommentReference"/>
        </w:rPr>
        <w:annotationRef/>
      </w:r>
      <w:r>
        <w:t>SK Comment to include new filtration algorithm.</w:t>
      </w:r>
    </w:p>
  </w:comment>
  <w:comment w:id="254" w:author="Runkel, Dave (GE Gas Power)" w:date="2023-05-05T15:26:00Z" w:initials="RD(GP">
    <w:p w14:paraId="3610C62F" w14:textId="75E0300A" w:rsidR="00A804BE" w:rsidRDefault="00A804BE">
      <w:pPr>
        <w:pStyle w:val="CommentText"/>
      </w:pPr>
      <w:r>
        <w:rPr>
          <w:rStyle w:val="CommentReference"/>
        </w:rPr>
        <w:annotationRef/>
      </w:r>
      <w:r>
        <w:t>I will pass this on to Peter at GRC to have him update this document with all the appropriate lines of code</w:t>
      </w:r>
    </w:p>
  </w:comment>
  <w:comment w:id="259" w:author="Runkel, Dave (GE Gas Power)" w:date="2023-05-05T15:27:00Z" w:initials="RD(GP">
    <w:p w14:paraId="07AF1FB6" w14:textId="3ED27A25" w:rsidR="00A804BE" w:rsidRDefault="00A804BE">
      <w:pPr>
        <w:pStyle w:val="CommentText"/>
      </w:pPr>
      <w:r>
        <w:rPr>
          <w:rStyle w:val="CommentReference"/>
        </w:rPr>
        <w:annotationRef/>
      </w:r>
      <w:r>
        <w:t xml:space="preserve">SK Comment that the data deviation has always been greater than 0.001” </w:t>
      </w:r>
    </w:p>
  </w:comment>
  <w:comment w:id="260" w:author="Runkel, Dave (GE Gas Power)" w:date="2023-05-05T15:27:00Z" w:initials="RD(GP">
    <w:p w14:paraId="63C63B14" w14:textId="5F6C122C" w:rsidR="00A804BE" w:rsidRDefault="00A804BE">
      <w:pPr>
        <w:pStyle w:val="CommentText"/>
      </w:pPr>
      <w:r>
        <w:rPr>
          <w:rStyle w:val="CommentReference"/>
        </w:rPr>
        <w:annotationRef/>
      </w:r>
      <w:proofErr w:type="gramStart"/>
      <w:r>
        <w:t>Maybe we</w:t>
      </w:r>
      <w:proofErr w:type="gramEnd"/>
      <w:r>
        <w:t xml:space="preserve"> throw the Op Check value as the bounds? Also, not certain this </w:t>
      </w:r>
      <w:proofErr w:type="gramStart"/>
      <w:r>
        <w:t>is needed</w:t>
      </w:r>
      <w:proofErr w:type="gramEnd"/>
      <w:r>
        <w:t xml:space="preserve"> anymore.</w:t>
      </w:r>
    </w:p>
  </w:comment>
  <w:comment w:id="275" w:author="Runkel, Dave (GE Gas Power)" w:date="2023-05-05T15:31:00Z" w:initials="RD(GP">
    <w:p w14:paraId="3A7777DD" w14:textId="21E190EC" w:rsidR="00A804BE" w:rsidRDefault="00A804BE">
      <w:pPr>
        <w:pStyle w:val="CommentText"/>
      </w:pPr>
      <w:r>
        <w:rPr>
          <w:rStyle w:val="CommentReference"/>
        </w:rPr>
        <w:annotationRef/>
      </w:r>
      <w:r>
        <w:t>SK comment to explain the calibration of filtered values</w:t>
      </w:r>
    </w:p>
  </w:comment>
  <w:comment w:id="276" w:author="Runkel, Dave (GE Gas Power)" w:date="2023-05-05T15:31:00Z" w:initials="RD(GP">
    <w:p w14:paraId="21691E1A" w14:textId="56C767BD" w:rsidR="00A804BE" w:rsidRDefault="00A804BE">
      <w:pPr>
        <w:pStyle w:val="CommentText"/>
      </w:pPr>
      <w:r>
        <w:rPr>
          <w:rStyle w:val="CommentReference"/>
        </w:rPr>
        <w:annotationRef/>
      </w:r>
      <w:r>
        <w:t>The filtered values simply refer to the values that have been determined to be useful data, as determined by the CDF and LoG filtration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1BA7099" w15:done="0"/>
  <w15:commentEx w15:paraId="5A7E4443" w15:paraIdParent="71BA7099" w15:done="0"/>
  <w15:commentEx w15:paraId="47DB80C2" w15:done="0"/>
  <w15:commentEx w15:paraId="49738685" w15:paraIdParent="47DB80C2" w15:done="0"/>
  <w15:commentEx w15:paraId="2D8BC793" w15:done="0"/>
  <w15:commentEx w15:paraId="7E49A1E7" w15:paraIdParent="2D8BC793" w15:done="0"/>
  <w15:commentEx w15:paraId="24D94CA9" w15:done="0"/>
  <w15:commentEx w15:paraId="1AE149F5" w15:paraIdParent="24D94CA9" w15:done="0"/>
  <w15:commentEx w15:paraId="03360EDD" w15:paraIdParent="24D94CA9" w15:done="0"/>
  <w15:commentEx w15:paraId="58C0E7C9" w15:done="0"/>
  <w15:commentEx w15:paraId="5B87CDBE" w15:paraIdParent="58C0E7C9" w15:done="0"/>
  <w15:commentEx w15:paraId="554276EB" w15:done="0"/>
  <w15:commentEx w15:paraId="3610C62F" w15:paraIdParent="554276EB" w15:done="0"/>
  <w15:commentEx w15:paraId="07AF1FB6" w15:done="0"/>
  <w15:commentEx w15:paraId="63C63B14" w15:paraIdParent="07AF1FB6" w15:done="0"/>
  <w15:commentEx w15:paraId="3A7777DD" w15:done="0"/>
  <w15:commentEx w15:paraId="21691E1A" w15:paraIdParent="3A7777D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FF8238" w16cex:dateUtc="2023-05-05T17:25:00Z"/>
  <w16cex:commentExtensible w16cex:durableId="27FF826E" w16cex:dateUtc="2023-05-05T17:26:00Z"/>
  <w16cex:commentExtensible w16cex:durableId="27FF82D2" w16cex:dateUtc="2023-05-05T17:27:00Z"/>
  <w16cex:commentExtensible w16cex:durableId="27FF82EA" w16cex:dateUtc="2023-05-05T17:28:00Z"/>
  <w16cex:commentExtensible w16cex:durableId="27FF98D5" w16cex:dateUtc="2023-05-05T19:01:00Z"/>
  <w16cex:commentExtensible w16cex:durableId="27FF98E4" w16cex:dateUtc="2023-05-05T19:01:00Z"/>
  <w16cex:commentExtensible w16cex:durableId="27FF9D73" w16cex:dateUtc="2023-05-05T19:21:00Z"/>
  <w16cex:commentExtensible w16cex:durableId="27FF9D83" w16cex:dateUtc="2023-05-05T19:21:00Z"/>
  <w16cex:commentExtensible w16cex:durableId="27FF9D85" w16cex:dateUtc="2023-05-05T19:21:00Z"/>
  <w16cex:commentExtensible w16cex:durableId="27FCE78C" w16cex:dateUtc="2023-05-03T18:00:00Z"/>
  <w16cex:commentExtensible w16cex:durableId="27FF9E7A" w16cex:dateUtc="2023-05-05T19:25:00Z"/>
  <w16cex:commentExtensible w16cex:durableId="27FF9E97" w16cex:dateUtc="2023-05-05T19:26:00Z"/>
  <w16cex:commentExtensible w16cex:durableId="27FF9EA9" w16cex:dateUtc="2023-05-05T19:26:00Z"/>
  <w16cex:commentExtensible w16cex:durableId="27FF9ECF" w16cex:dateUtc="2023-05-05T19:27:00Z"/>
  <w16cex:commentExtensible w16cex:durableId="27FF9EEA" w16cex:dateUtc="2023-05-05T19:27:00Z"/>
  <w16cex:commentExtensible w16cex:durableId="27FF9FC0" w16cex:dateUtc="2023-05-05T19:31:00Z"/>
  <w16cex:commentExtensible w16cex:durableId="27FF9FCD" w16cex:dateUtc="2023-05-05T19: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1BA7099" w16cid:durableId="27FF8238"/>
  <w16cid:commentId w16cid:paraId="5A7E4443" w16cid:durableId="27FF826E"/>
  <w16cid:commentId w16cid:paraId="47DB80C2" w16cid:durableId="27FF82D2"/>
  <w16cid:commentId w16cid:paraId="49738685" w16cid:durableId="27FF82EA"/>
  <w16cid:commentId w16cid:paraId="2D8BC793" w16cid:durableId="27FF98D5"/>
  <w16cid:commentId w16cid:paraId="7E49A1E7" w16cid:durableId="27FF98E4"/>
  <w16cid:commentId w16cid:paraId="24D94CA9" w16cid:durableId="27FF9D73"/>
  <w16cid:commentId w16cid:paraId="1AE149F5" w16cid:durableId="27FF9D83"/>
  <w16cid:commentId w16cid:paraId="03360EDD" w16cid:durableId="27FF9D85"/>
  <w16cid:commentId w16cid:paraId="58C0E7C9" w16cid:durableId="27FCE78C"/>
  <w16cid:commentId w16cid:paraId="5B87CDBE" w16cid:durableId="27FF9E7A"/>
  <w16cid:commentId w16cid:paraId="554276EB" w16cid:durableId="27FF9E97"/>
  <w16cid:commentId w16cid:paraId="3610C62F" w16cid:durableId="27FF9EA9"/>
  <w16cid:commentId w16cid:paraId="07AF1FB6" w16cid:durableId="27FF9ECF"/>
  <w16cid:commentId w16cid:paraId="63C63B14" w16cid:durableId="27FF9EEA"/>
  <w16cid:commentId w16cid:paraId="3A7777DD" w16cid:durableId="27FF9FC0"/>
  <w16cid:commentId w16cid:paraId="21691E1A" w16cid:durableId="27FF9FC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5E2887" w14:textId="77777777" w:rsidR="0092104B" w:rsidRDefault="0092104B" w:rsidP="005D3073">
      <w:pPr>
        <w:spacing w:after="0" w:line="240" w:lineRule="auto"/>
      </w:pPr>
      <w:r>
        <w:separator/>
      </w:r>
    </w:p>
  </w:endnote>
  <w:endnote w:type="continuationSeparator" w:id="0">
    <w:p w14:paraId="40072927" w14:textId="77777777" w:rsidR="0092104B" w:rsidRDefault="0092104B" w:rsidP="005D30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447F10" w14:textId="77777777" w:rsidR="00B7251A" w:rsidRPr="00B7251A" w:rsidRDefault="00B7251A">
    <w:pPr>
      <w:tabs>
        <w:tab w:val="center" w:pos="4550"/>
        <w:tab w:val="left" w:pos="5818"/>
      </w:tabs>
      <w:ind w:right="260"/>
      <w:jc w:val="right"/>
      <w:rPr>
        <w:color w:val="222A35" w:themeColor="text2" w:themeShade="80"/>
      </w:rPr>
    </w:pPr>
    <w:r w:rsidRPr="00B7251A">
      <w:rPr>
        <w:color w:val="8496B0" w:themeColor="text2" w:themeTint="99"/>
        <w:spacing w:val="60"/>
      </w:rPr>
      <w:t>Page</w:t>
    </w:r>
    <w:r w:rsidRPr="00B7251A">
      <w:rPr>
        <w:color w:val="8496B0" w:themeColor="text2" w:themeTint="99"/>
      </w:rPr>
      <w:t xml:space="preserve"> </w:t>
    </w:r>
    <w:r w:rsidRPr="00B7251A">
      <w:rPr>
        <w:color w:val="323E4F" w:themeColor="text2" w:themeShade="BF"/>
      </w:rPr>
      <w:fldChar w:fldCharType="begin"/>
    </w:r>
    <w:r w:rsidRPr="00B7251A">
      <w:rPr>
        <w:color w:val="323E4F" w:themeColor="text2" w:themeShade="BF"/>
      </w:rPr>
      <w:instrText xml:space="preserve"> PAGE   \* MERGEFORMAT </w:instrText>
    </w:r>
    <w:r w:rsidRPr="00B7251A">
      <w:rPr>
        <w:color w:val="323E4F" w:themeColor="text2" w:themeShade="BF"/>
      </w:rPr>
      <w:fldChar w:fldCharType="separate"/>
    </w:r>
    <w:r w:rsidRPr="00B7251A">
      <w:rPr>
        <w:noProof/>
        <w:color w:val="323E4F" w:themeColor="text2" w:themeShade="BF"/>
      </w:rPr>
      <w:t>1</w:t>
    </w:r>
    <w:r w:rsidRPr="00B7251A">
      <w:rPr>
        <w:color w:val="323E4F" w:themeColor="text2" w:themeShade="BF"/>
      </w:rPr>
      <w:fldChar w:fldCharType="end"/>
    </w:r>
    <w:r w:rsidRPr="00B7251A">
      <w:rPr>
        <w:color w:val="323E4F" w:themeColor="text2" w:themeShade="BF"/>
      </w:rPr>
      <w:t xml:space="preserve"> | </w:t>
    </w:r>
    <w:r w:rsidRPr="00B7251A">
      <w:rPr>
        <w:color w:val="323E4F" w:themeColor="text2" w:themeShade="BF"/>
      </w:rPr>
      <w:fldChar w:fldCharType="begin"/>
    </w:r>
    <w:r w:rsidRPr="00B7251A">
      <w:rPr>
        <w:color w:val="323E4F" w:themeColor="text2" w:themeShade="BF"/>
      </w:rPr>
      <w:instrText xml:space="preserve"> NUMPAGES  \* Arabic  \* MERGEFORMAT </w:instrText>
    </w:r>
    <w:r w:rsidRPr="00B7251A">
      <w:rPr>
        <w:color w:val="323E4F" w:themeColor="text2" w:themeShade="BF"/>
      </w:rPr>
      <w:fldChar w:fldCharType="separate"/>
    </w:r>
    <w:r w:rsidRPr="00B7251A">
      <w:rPr>
        <w:noProof/>
        <w:color w:val="323E4F" w:themeColor="text2" w:themeShade="BF"/>
      </w:rPr>
      <w:t>1</w:t>
    </w:r>
    <w:r w:rsidRPr="00B7251A">
      <w:rPr>
        <w:color w:val="323E4F" w:themeColor="text2" w:themeShade="BF"/>
      </w:rPr>
      <w:fldChar w:fldCharType="end"/>
    </w:r>
  </w:p>
  <w:p w14:paraId="48C9440D" w14:textId="3DD3DC33" w:rsidR="00B7251A" w:rsidRDefault="005C027C" w:rsidP="005C027C">
    <w:pPr>
      <w:pStyle w:val="Footer"/>
      <w:jc w:val="center"/>
    </w:pPr>
    <w:r>
      <w:t>GE Proprietary Information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CEC90E" w14:textId="77777777" w:rsidR="00B36B27" w:rsidRPr="00B36B27" w:rsidRDefault="00B36B27">
    <w:pPr>
      <w:tabs>
        <w:tab w:val="center" w:pos="4550"/>
        <w:tab w:val="left" w:pos="5818"/>
      </w:tabs>
      <w:ind w:right="260"/>
      <w:jc w:val="right"/>
      <w:rPr>
        <w:color w:val="222A35" w:themeColor="text2" w:themeShade="80"/>
      </w:rPr>
    </w:pPr>
    <w:r w:rsidRPr="00B36B27">
      <w:rPr>
        <w:color w:val="8496B0" w:themeColor="text2" w:themeTint="99"/>
        <w:spacing w:val="60"/>
      </w:rPr>
      <w:t>Page</w:t>
    </w:r>
    <w:r w:rsidRPr="00B36B27">
      <w:rPr>
        <w:color w:val="8496B0" w:themeColor="text2" w:themeTint="99"/>
      </w:rPr>
      <w:t xml:space="preserve"> </w:t>
    </w:r>
    <w:r w:rsidRPr="00B36B27">
      <w:rPr>
        <w:color w:val="323E4F" w:themeColor="text2" w:themeShade="BF"/>
      </w:rPr>
      <w:fldChar w:fldCharType="begin"/>
    </w:r>
    <w:r w:rsidRPr="00B36B27">
      <w:rPr>
        <w:color w:val="323E4F" w:themeColor="text2" w:themeShade="BF"/>
      </w:rPr>
      <w:instrText xml:space="preserve"> PAGE   \* MERGEFORMAT </w:instrText>
    </w:r>
    <w:r w:rsidRPr="00B36B27">
      <w:rPr>
        <w:color w:val="323E4F" w:themeColor="text2" w:themeShade="BF"/>
      </w:rPr>
      <w:fldChar w:fldCharType="separate"/>
    </w:r>
    <w:r w:rsidRPr="00B36B27">
      <w:rPr>
        <w:noProof/>
        <w:color w:val="323E4F" w:themeColor="text2" w:themeShade="BF"/>
      </w:rPr>
      <w:t>1</w:t>
    </w:r>
    <w:r w:rsidRPr="00B36B27">
      <w:rPr>
        <w:color w:val="323E4F" w:themeColor="text2" w:themeShade="BF"/>
      </w:rPr>
      <w:fldChar w:fldCharType="end"/>
    </w:r>
    <w:r w:rsidRPr="00B36B27">
      <w:rPr>
        <w:color w:val="323E4F" w:themeColor="text2" w:themeShade="BF"/>
      </w:rPr>
      <w:t xml:space="preserve"> | </w:t>
    </w:r>
    <w:r w:rsidRPr="00B36B27">
      <w:rPr>
        <w:color w:val="323E4F" w:themeColor="text2" w:themeShade="BF"/>
      </w:rPr>
      <w:fldChar w:fldCharType="begin"/>
    </w:r>
    <w:r w:rsidRPr="00B36B27">
      <w:rPr>
        <w:color w:val="323E4F" w:themeColor="text2" w:themeShade="BF"/>
      </w:rPr>
      <w:instrText xml:space="preserve"> NUMPAGES  \* Arabic  \* MERGEFORMAT </w:instrText>
    </w:r>
    <w:r w:rsidRPr="00B36B27">
      <w:rPr>
        <w:color w:val="323E4F" w:themeColor="text2" w:themeShade="BF"/>
      </w:rPr>
      <w:fldChar w:fldCharType="separate"/>
    </w:r>
    <w:r w:rsidRPr="00B36B27">
      <w:rPr>
        <w:noProof/>
        <w:color w:val="323E4F" w:themeColor="text2" w:themeShade="BF"/>
      </w:rPr>
      <w:t>1</w:t>
    </w:r>
    <w:r w:rsidRPr="00B36B27">
      <w:rPr>
        <w:color w:val="323E4F" w:themeColor="text2" w:themeShade="BF"/>
      </w:rPr>
      <w:fldChar w:fldCharType="end"/>
    </w:r>
  </w:p>
  <w:p w14:paraId="320C881F" w14:textId="588A42F9" w:rsidR="00B36B27" w:rsidRDefault="005C027C" w:rsidP="005C027C">
    <w:pPr>
      <w:pStyle w:val="Footer"/>
      <w:jc w:val="center"/>
    </w:pPr>
    <w:r>
      <w:t>GE Proprietary Information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EF0294" w14:textId="77777777" w:rsidR="0092104B" w:rsidRDefault="0092104B" w:rsidP="005D3073">
      <w:pPr>
        <w:spacing w:after="0" w:line="240" w:lineRule="auto"/>
      </w:pPr>
      <w:r>
        <w:separator/>
      </w:r>
    </w:p>
  </w:footnote>
  <w:footnote w:type="continuationSeparator" w:id="0">
    <w:p w14:paraId="3A35C992" w14:textId="77777777" w:rsidR="0092104B" w:rsidRDefault="0092104B" w:rsidP="005D3073">
      <w:pPr>
        <w:spacing w:after="0" w:line="240" w:lineRule="auto"/>
      </w:pPr>
      <w:r>
        <w:continuationSeparator/>
      </w:r>
    </w:p>
  </w:footnote>
  <w:footnote w:id="1">
    <w:p w14:paraId="67D5F626" w14:textId="1A21AB68" w:rsidR="001F67EF" w:rsidRDefault="001F67EF">
      <w:pPr>
        <w:pStyle w:val="FootnoteText"/>
      </w:pPr>
      <w:r>
        <w:rPr>
          <w:rStyle w:val="FootnoteReference"/>
        </w:rPr>
        <w:footnoteRef/>
      </w:r>
      <w:r>
        <w:t xml:space="preserve"> Tables from the Micro-Epsilon users guide for the IFC242x controller.</w:t>
      </w:r>
    </w:p>
  </w:footnote>
  <w:footnote w:id="2">
    <w:p w14:paraId="2B4E21CD" w14:textId="72070A42" w:rsidR="001F67EF" w:rsidRDefault="001F67EF">
      <w:pPr>
        <w:pStyle w:val="FootnoteText"/>
      </w:pPr>
      <w:r>
        <w:rPr>
          <w:rStyle w:val="FootnoteReference"/>
        </w:rPr>
        <w:footnoteRef/>
      </w:r>
      <w:r>
        <w:t xml:space="preserve"> Line numbers </w:t>
      </w:r>
      <w:r w:rsidR="0058003D">
        <w:t>may change as the code evolves</w:t>
      </w:r>
      <w:r>
        <w:t>.</w:t>
      </w:r>
      <w:r w:rsidR="0058003D">
        <w:t xml:space="preserve"> These line numbers are taken from the last commit of July 29, 2020.  SHA = </w:t>
      </w:r>
      <w:r w:rsidR="0058003D" w:rsidRPr="0058003D">
        <w:t>7126c65</w:t>
      </w:r>
      <w:r w:rsidR="0058003D">
        <w:t>.</w:t>
      </w:r>
    </w:p>
  </w:footnote>
  <w:footnote w:id="3">
    <w:p w14:paraId="4DC5AE7E" w14:textId="53CE0C5D" w:rsidR="001F67EF" w:rsidRDefault="001F67EF">
      <w:pPr>
        <w:pStyle w:val="FootnoteText"/>
      </w:pPr>
      <w:r>
        <w:rPr>
          <w:rStyle w:val="FootnoteReference"/>
        </w:rPr>
        <w:footnoteRef/>
      </w:r>
      <w:r>
        <w:t xml:space="preserve"> Formula from IFC242x </w:t>
      </w:r>
      <w:proofErr w:type="spellStart"/>
      <w:proofErr w:type="gramStart"/>
      <w:r>
        <w:t>users</w:t>
      </w:r>
      <w:proofErr w:type="gramEnd"/>
      <w:r>
        <w:t xml:space="preserve"> manual</w:t>
      </w:r>
      <w:proofErr w:type="spellEnd"/>
      <w:r>
        <w:t>.</w:t>
      </w:r>
    </w:p>
  </w:footnote>
  <w:footnote w:id="4">
    <w:p w14:paraId="68B0B4DA" w14:textId="6A513234" w:rsidR="00291101" w:rsidRDefault="00291101">
      <w:pPr>
        <w:pStyle w:val="FootnoteText"/>
      </w:pPr>
      <w:r>
        <w:rPr>
          <w:rStyle w:val="FootnoteReference"/>
        </w:rPr>
        <w:footnoteRef/>
      </w:r>
      <w:r>
        <w:t xml:space="preserve"> Figure from IFC242x </w:t>
      </w:r>
      <w:proofErr w:type="spellStart"/>
      <w:proofErr w:type="gramStart"/>
      <w:r>
        <w:t>users</w:t>
      </w:r>
      <w:proofErr w:type="gramEnd"/>
      <w:r>
        <w:t xml:space="preserve"> manual</w:t>
      </w:r>
      <w:proofErr w:type="spellEnd"/>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27AC6" w14:textId="63F3775F" w:rsidR="00D83C6D" w:rsidRDefault="00000000">
    <w:pPr>
      <w:spacing w:line="264" w:lineRule="auto"/>
    </w:pPr>
    <w:sdt>
      <w:sdtPr>
        <w:rPr>
          <w:color w:val="4472C4" w:themeColor="accent1"/>
          <w:sz w:val="20"/>
          <w:szCs w:val="20"/>
        </w:rPr>
        <w:alias w:val="Title"/>
        <w:id w:val="15524250"/>
        <w:placeholder>
          <w:docPart w:val="EF081993D63A4A82AD7BAC47EAC9F465"/>
        </w:placeholder>
        <w:dataBinding w:prefixMappings="xmlns:ns0='http://schemas.openxmlformats.org/package/2006/metadata/core-properties' xmlns:ns1='http://purl.org/dc/elements/1.1/'" w:xpath="/ns0:coreProperties[1]/ns1:title[1]" w:storeItemID="{6C3C8BC8-F283-45AE-878A-BAB7291924A1}"/>
        <w:text/>
      </w:sdtPr>
      <w:sdtContent>
        <w:r w:rsidR="00D83C6D">
          <w:rPr>
            <w:color w:val="4472C4" w:themeColor="accent1"/>
            <w:sz w:val="20"/>
            <w:szCs w:val="20"/>
          </w:rPr>
          <w:t>e-4Pt App</w:t>
        </w:r>
      </w:sdtContent>
    </w:sdt>
  </w:p>
  <w:p w14:paraId="241F9167" w14:textId="77777777" w:rsidR="00D83C6D" w:rsidRDefault="00D83C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D8AF56" w14:textId="23C690AB" w:rsidR="00B51F21" w:rsidRDefault="00B51F21">
    <w:pPr>
      <w:pStyle w:val="Header"/>
    </w:pPr>
    <w:r>
      <w:rPr>
        <w:noProof/>
      </w:rPr>
      <w:drawing>
        <wp:anchor distT="0" distB="0" distL="114300" distR="114300" simplePos="0" relativeHeight="251658240" behindDoc="0" locked="0" layoutInCell="1" allowOverlap="1" wp14:anchorId="4B53F33E" wp14:editId="65D6BD61">
          <wp:simplePos x="0" y="0"/>
          <wp:positionH relativeFrom="column">
            <wp:posOffset>0</wp:posOffset>
          </wp:positionH>
          <wp:positionV relativeFrom="page">
            <wp:posOffset>457200</wp:posOffset>
          </wp:positionV>
          <wp:extent cx="777240" cy="777240"/>
          <wp:effectExtent l="0" t="0" r="3810" b="381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240" cy="77724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B47734"/>
    <w:multiLevelType w:val="hybridMultilevel"/>
    <w:tmpl w:val="8B3C0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332518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unkel, Dave (GE Gas Power)">
    <w15:presenceInfo w15:providerId="AD" w15:userId="S::204059214@ge.com::0afa3477-6875-4ad7-93e7-80cf617fbade"/>
  </w15:person>
  <w15:person w15:author="McManus, Kelly (GE Gas Power)">
    <w15:presenceInfo w15:providerId="None" w15:userId="McManus, Kelly (GE Gas Power)"/>
  </w15:person>
  <w15:person w15:author="Katlic, Peter (GE Research, US)">
    <w15:presenceInfo w15:providerId="AD" w15:userId="S::200019465@ge.com::29b3787f-219d-476f-8d42-c51db211023c"/>
  </w15:person>
  <w15:person w15:author="Katlic, Peter (GE Aerospace, US)">
    <w15:presenceInfo w15:providerId="AD" w15:userId="S::200019465@ge.com::29b3787f-219d-476f-8d42-c51db211023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073"/>
    <w:rsid w:val="000266CC"/>
    <w:rsid w:val="00030833"/>
    <w:rsid w:val="00030CB7"/>
    <w:rsid w:val="0003781A"/>
    <w:rsid w:val="00037E8B"/>
    <w:rsid w:val="00052575"/>
    <w:rsid w:val="00065299"/>
    <w:rsid w:val="0007585A"/>
    <w:rsid w:val="0008033B"/>
    <w:rsid w:val="00095299"/>
    <w:rsid w:val="00095EF4"/>
    <w:rsid w:val="000A4B00"/>
    <w:rsid w:val="000C7C7B"/>
    <w:rsid w:val="000D2847"/>
    <w:rsid w:val="000D576A"/>
    <w:rsid w:val="000E4D17"/>
    <w:rsid w:val="000F7D9C"/>
    <w:rsid w:val="00113937"/>
    <w:rsid w:val="0013086A"/>
    <w:rsid w:val="00140B8F"/>
    <w:rsid w:val="001418F3"/>
    <w:rsid w:val="00161189"/>
    <w:rsid w:val="00166F18"/>
    <w:rsid w:val="00170E39"/>
    <w:rsid w:val="001C092C"/>
    <w:rsid w:val="001C3A98"/>
    <w:rsid w:val="001E7EA8"/>
    <w:rsid w:val="001F67EF"/>
    <w:rsid w:val="00202723"/>
    <w:rsid w:val="00230F26"/>
    <w:rsid w:val="00242457"/>
    <w:rsid w:val="00257343"/>
    <w:rsid w:val="00261859"/>
    <w:rsid w:val="002805A3"/>
    <w:rsid w:val="00291101"/>
    <w:rsid w:val="002940F1"/>
    <w:rsid w:val="00295B61"/>
    <w:rsid w:val="00296627"/>
    <w:rsid w:val="002A75D9"/>
    <w:rsid w:val="002D55FE"/>
    <w:rsid w:val="002E414E"/>
    <w:rsid w:val="00311A66"/>
    <w:rsid w:val="003121FD"/>
    <w:rsid w:val="00312AB1"/>
    <w:rsid w:val="00321CCE"/>
    <w:rsid w:val="0036237B"/>
    <w:rsid w:val="00387760"/>
    <w:rsid w:val="00387BFD"/>
    <w:rsid w:val="003B0BF7"/>
    <w:rsid w:val="003D440B"/>
    <w:rsid w:val="003E2865"/>
    <w:rsid w:val="003E7D9F"/>
    <w:rsid w:val="003F51AF"/>
    <w:rsid w:val="0040393C"/>
    <w:rsid w:val="004055B8"/>
    <w:rsid w:val="00414BFF"/>
    <w:rsid w:val="00422CD5"/>
    <w:rsid w:val="00436EF3"/>
    <w:rsid w:val="00445F86"/>
    <w:rsid w:val="004510BD"/>
    <w:rsid w:val="00451839"/>
    <w:rsid w:val="00455109"/>
    <w:rsid w:val="0047193F"/>
    <w:rsid w:val="004C2185"/>
    <w:rsid w:val="004C3617"/>
    <w:rsid w:val="004E6CB3"/>
    <w:rsid w:val="00526FF7"/>
    <w:rsid w:val="005554BE"/>
    <w:rsid w:val="005565E8"/>
    <w:rsid w:val="00560EF7"/>
    <w:rsid w:val="00571703"/>
    <w:rsid w:val="00574638"/>
    <w:rsid w:val="0058003D"/>
    <w:rsid w:val="005B0FF2"/>
    <w:rsid w:val="005B37DF"/>
    <w:rsid w:val="005B6824"/>
    <w:rsid w:val="005B722C"/>
    <w:rsid w:val="005C027C"/>
    <w:rsid w:val="005D3073"/>
    <w:rsid w:val="005D5D21"/>
    <w:rsid w:val="005D6AD4"/>
    <w:rsid w:val="006307AE"/>
    <w:rsid w:val="00661BAF"/>
    <w:rsid w:val="00666A1C"/>
    <w:rsid w:val="0067238C"/>
    <w:rsid w:val="00673D12"/>
    <w:rsid w:val="006933FB"/>
    <w:rsid w:val="006A73F0"/>
    <w:rsid w:val="006B2E91"/>
    <w:rsid w:val="006E185B"/>
    <w:rsid w:val="006E745D"/>
    <w:rsid w:val="00710D19"/>
    <w:rsid w:val="00717648"/>
    <w:rsid w:val="00741C4A"/>
    <w:rsid w:val="00762965"/>
    <w:rsid w:val="00776EB3"/>
    <w:rsid w:val="00782AE1"/>
    <w:rsid w:val="00790460"/>
    <w:rsid w:val="00795D5A"/>
    <w:rsid w:val="007B2C04"/>
    <w:rsid w:val="007B3257"/>
    <w:rsid w:val="007E6144"/>
    <w:rsid w:val="007E7FFE"/>
    <w:rsid w:val="007F0552"/>
    <w:rsid w:val="0081109C"/>
    <w:rsid w:val="008159DA"/>
    <w:rsid w:val="0084517D"/>
    <w:rsid w:val="00884210"/>
    <w:rsid w:val="00884785"/>
    <w:rsid w:val="008A1CB6"/>
    <w:rsid w:val="008A201E"/>
    <w:rsid w:val="008A294D"/>
    <w:rsid w:val="008B2E88"/>
    <w:rsid w:val="008C6745"/>
    <w:rsid w:val="008D1851"/>
    <w:rsid w:val="008E0594"/>
    <w:rsid w:val="008F1394"/>
    <w:rsid w:val="0090613F"/>
    <w:rsid w:val="00907D7B"/>
    <w:rsid w:val="009101CF"/>
    <w:rsid w:val="009157C2"/>
    <w:rsid w:val="0092104B"/>
    <w:rsid w:val="00921FD8"/>
    <w:rsid w:val="009233EA"/>
    <w:rsid w:val="00940C0F"/>
    <w:rsid w:val="009418D4"/>
    <w:rsid w:val="00941975"/>
    <w:rsid w:val="0096082C"/>
    <w:rsid w:val="00995F64"/>
    <w:rsid w:val="00997A4B"/>
    <w:rsid w:val="009D6FF2"/>
    <w:rsid w:val="009E0D7F"/>
    <w:rsid w:val="009E6497"/>
    <w:rsid w:val="00A024D3"/>
    <w:rsid w:val="00A03719"/>
    <w:rsid w:val="00A13986"/>
    <w:rsid w:val="00A14B14"/>
    <w:rsid w:val="00A15795"/>
    <w:rsid w:val="00A510CA"/>
    <w:rsid w:val="00A6643A"/>
    <w:rsid w:val="00A804BE"/>
    <w:rsid w:val="00AD528F"/>
    <w:rsid w:val="00AE715C"/>
    <w:rsid w:val="00AE7CF9"/>
    <w:rsid w:val="00AF35CC"/>
    <w:rsid w:val="00B074B2"/>
    <w:rsid w:val="00B36B27"/>
    <w:rsid w:val="00B36BE8"/>
    <w:rsid w:val="00B4111E"/>
    <w:rsid w:val="00B51F21"/>
    <w:rsid w:val="00B5288A"/>
    <w:rsid w:val="00B67792"/>
    <w:rsid w:val="00B7251A"/>
    <w:rsid w:val="00B760E7"/>
    <w:rsid w:val="00B81BBA"/>
    <w:rsid w:val="00BA3CD6"/>
    <w:rsid w:val="00BC47B6"/>
    <w:rsid w:val="00BD2746"/>
    <w:rsid w:val="00BD3692"/>
    <w:rsid w:val="00BE3BAE"/>
    <w:rsid w:val="00BF323D"/>
    <w:rsid w:val="00BF5F2E"/>
    <w:rsid w:val="00C00394"/>
    <w:rsid w:val="00C01019"/>
    <w:rsid w:val="00C07942"/>
    <w:rsid w:val="00C109FC"/>
    <w:rsid w:val="00C20CAC"/>
    <w:rsid w:val="00C22C59"/>
    <w:rsid w:val="00C253E8"/>
    <w:rsid w:val="00C41E62"/>
    <w:rsid w:val="00C560EE"/>
    <w:rsid w:val="00C668D9"/>
    <w:rsid w:val="00C75C91"/>
    <w:rsid w:val="00C75D8D"/>
    <w:rsid w:val="00C77874"/>
    <w:rsid w:val="00C81803"/>
    <w:rsid w:val="00C945E9"/>
    <w:rsid w:val="00CA029A"/>
    <w:rsid w:val="00CA1FF7"/>
    <w:rsid w:val="00CA2815"/>
    <w:rsid w:val="00CC42F1"/>
    <w:rsid w:val="00CC54BF"/>
    <w:rsid w:val="00CE3C1C"/>
    <w:rsid w:val="00CE6A12"/>
    <w:rsid w:val="00D276DE"/>
    <w:rsid w:val="00D42F10"/>
    <w:rsid w:val="00D44064"/>
    <w:rsid w:val="00D735D7"/>
    <w:rsid w:val="00D83C6D"/>
    <w:rsid w:val="00D9589D"/>
    <w:rsid w:val="00D96DD5"/>
    <w:rsid w:val="00DA2A60"/>
    <w:rsid w:val="00DA51B9"/>
    <w:rsid w:val="00DB45C4"/>
    <w:rsid w:val="00DD2860"/>
    <w:rsid w:val="00DD563D"/>
    <w:rsid w:val="00DE06C8"/>
    <w:rsid w:val="00E079A9"/>
    <w:rsid w:val="00E32254"/>
    <w:rsid w:val="00E3782A"/>
    <w:rsid w:val="00E53E11"/>
    <w:rsid w:val="00E6255B"/>
    <w:rsid w:val="00E91261"/>
    <w:rsid w:val="00EA44D9"/>
    <w:rsid w:val="00EE02D9"/>
    <w:rsid w:val="00EE6750"/>
    <w:rsid w:val="00EE7BA1"/>
    <w:rsid w:val="00F02993"/>
    <w:rsid w:val="00F0562A"/>
    <w:rsid w:val="00F14FE9"/>
    <w:rsid w:val="00F203E4"/>
    <w:rsid w:val="00F20D87"/>
    <w:rsid w:val="00F345F4"/>
    <w:rsid w:val="00F41BE7"/>
    <w:rsid w:val="00F55CF6"/>
    <w:rsid w:val="00F615F7"/>
    <w:rsid w:val="00F67DBC"/>
    <w:rsid w:val="00F85817"/>
    <w:rsid w:val="00FC1D55"/>
    <w:rsid w:val="00FC2428"/>
    <w:rsid w:val="00FC2F00"/>
    <w:rsid w:val="00FC5607"/>
    <w:rsid w:val="00FC7F2D"/>
    <w:rsid w:val="00FD2A4F"/>
    <w:rsid w:val="00FE2725"/>
    <w:rsid w:val="00FF15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ECD9BE"/>
  <w15:chartTrackingRefBased/>
  <w15:docId w15:val="{B8618531-78BD-40F0-AC93-E8F650EEE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7EA8"/>
  </w:style>
  <w:style w:type="paragraph" w:styleId="Heading1">
    <w:name w:val="heading 1"/>
    <w:basedOn w:val="Normal"/>
    <w:next w:val="Normal"/>
    <w:link w:val="Heading1Char"/>
    <w:uiPriority w:val="9"/>
    <w:qFormat/>
    <w:rsid w:val="001E7EA8"/>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1E7EA8"/>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E7EA8"/>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7EA8"/>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1E7EA8"/>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1E7EA8"/>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1E7EA8"/>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1E7EA8"/>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1E7EA8"/>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E7EA8"/>
    <w:pPr>
      <w:spacing w:after="0" w:line="240" w:lineRule="auto"/>
    </w:pPr>
  </w:style>
  <w:style w:type="character" w:customStyle="1" w:styleId="Heading1Char">
    <w:name w:val="Heading 1 Char"/>
    <w:basedOn w:val="DefaultParagraphFont"/>
    <w:link w:val="Heading1"/>
    <w:uiPriority w:val="9"/>
    <w:rsid w:val="001E7EA8"/>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rsid w:val="001E7E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E7EA8"/>
    <w:rPr>
      <w:rFonts w:asciiTheme="majorHAnsi" w:eastAsiaTheme="majorEastAsia" w:hAnsiTheme="majorHAnsi" w:cstheme="majorBidi"/>
      <w:color w:val="2F5496" w:themeColor="accent1" w:themeShade="BF"/>
      <w:sz w:val="28"/>
      <w:szCs w:val="28"/>
    </w:rPr>
  </w:style>
  <w:style w:type="table" w:styleId="TableGrid">
    <w:name w:val="Table Grid"/>
    <w:basedOn w:val="TableNormal"/>
    <w:uiPriority w:val="39"/>
    <w:rsid w:val="000378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5">
    <w:name w:val="Grid Table 1 Light Accent 5"/>
    <w:basedOn w:val="TableNormal"/>
    <w:uiPriority w:val="46"/>
    <w:rsid w:val="0003781A"/>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customStyle="1" w:styleId="pl-k">
    <w:name w:val="pl-k"/>
    <w:basedOn w:val="DefaultParagraphFont"/>
    <w:rsid w:val="00B5288A"/>
  </w:style>
  <w:style w:type="character" w:customStyle="1" w:styleId="pl-s">
    <w:name w:val="pl-s"/>
    <w:basedOn w:val="DefaultParagraphFont"/>
    <w:rsid w:val="00B5288A"/>
  </w:style>
  <w:style w:type="character" w:customStyle="1" w:styleId="pl-pds">
    <w:name w:val="pl-pds"/>
    <w:basedOn w:val="DefaultParagraphFont"/>
    <w:rsid w:val="00B5288A"/>
  </w:style>
  <w:style w:type="character" w:customStyle="1" w:styleId="pl-c1">
    <w:name w:val="pl-c1"/>
    <w:basedOn w:val="DefaultParagraphFont"/>
    <w:rsid w:val="00B5288A"/>
  </w:style>
  <w:style w:type="character" w:customStyle="1" w:styleId="pl-smi">
    <w:name w:val="pl-smi"/>
    <w:basedOn w:val="DefaultParagraphFont"/>
    <w:rsid w:val="00B5288A"/>
  </w:style>
  <w:style w:type="character" w:customStyle="1" w:styleId="pl-en">
    <w:name w:val="pl-en"/>
    <w:basedOn w:val="DefaultParagraphFont"/>
    <w:rsid w:val="00B5288A"/>
  </w:style>
  <w:style w:type="paragraph" w:styleId="Caption">
    <w:name w:val="caption"/>
    <w:basedOn w:val="Normal"/>
    <w:next w:val="Normal"/>
    <w:uiPriority w:val="35"/>
    <w:unhideWhenUsed/>
    <w:qFormat/>
    <w:rsid w:val="001E7EA8"/>
    <w:pPr>
      <w:spacing w:line="240" w:lineRule="auto"/>
    </w:pPr>
    <w:rPr>
      <w:b/>
      <w:bCs/>
      <w:smallCaps/>
      <w:color w:val="44546A" w:themeColor="text2"/>
    </w:rPr>
  </w:style>
  <w:style w:type="paragraph" w:styleId="FootnoteText">
    <w:name w:val="footnote text"/>
    <w:basedOn w:val="Normal"/>
    <w:link w:val="FootnoteTextChar"/>
    <w:uiPriority w:val="99"/>
    <w:semiHidden/>
    <w:unhideWhenUsed/>
    <w:rsid w:val="00741C4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41C4A"/>
    <w:rPr>
      <w:sz w:val="20"/>
      <w:szCs w:val="20"/>
    </w:rPr>
  </w:style>
  <w:style w:type="character" w:styleId="FootnoteReference">
    <w:name w:val="footnote reference"/>
    <w:basedOn w:val="DefaultParagraphFont"/>
    <w:uiPriority w:val="99"/>
    <w:semiHidden/>
    <w:unhideWhenUsed/>
    <w:rsid w:val="00741C4A"/>
    <w:rPr>
      <w:vertAlign w:val="superscript"/>
    </w:rPr>
  </w:style>
  <w:style w:type="character" w:styleId="PlaceholderText">
    <w:name w:val="Placeholder Text"/>
    <w:basedOn w:val="DefaultParagraphFont"/>
    <w:uiPriority w:val="99"/>
    <w:semiHidden/>
    <w:rsid w:val="00D735D7"/>
    <w:rPr>
      <w:color w:val="808080"/>
    </w:rPr>
  </w:style>
  <w:style w:type="character" w:styleId="Hyperlink">
    <w:name w:val="Hyperlink"/>
    <w:basedOn w:val="DefaultParagraphFont"/>
    <w:uiPriority w:val="99"/>
    <w:unhideWhenUsed/>
    <w:rsid w:val="00E32254"/>
    <w:rPr>
      <w:color w:val="0563C1" w:themeColor="hyperlink"/>
      <w:u w:val="single"/>
    </w:rPr>
  </w:style>
  <w:style w:type="character" w:styleId="UnresolvedMention">
    <w:name w:val="Unresolved Mention"/>
    <w:basedOn w:val="DefaultParagraphFont"/>
    <w:uiPriority w:val="99"/>
    <w:semiHidden/>
    <w:unhideWhenUsed/>
    <w:rsid w:val="00E32254"/>
    <w:rPr>
      <w:color w:val="605E5C"/>
      <w:shd w:val="clear" w:color="auto" w:fill="E1DFDD"/>
    </w:rPr>
  </w:style>
  <w:style w:type="paragraph" w:styleId="Header">
    <w:name w:val="header"/>
    <w:basedOn w:val="Normal"/>
    <w:link w:val="HeaderChar"/>
    <w:uiPriority w:val="99"/>
    <w:unhideWhenUsed/>
    <w:rsid w:val="00B51F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1F21"/>
  </w:style>
  <w:style w:type="paragraph" w:styleId="Footer">
    <w:name w:val="footer"/>
    <w:basedOn w:val="Normal"/>
    <w:link w:val="FooterChar"/>
    <w:uiPriority w:val="99"/>
    <w:unhideWhenUsed/>
    <w:rsid w:val="00B51F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1F21"/>
  </w:style>
  <w:style w:type="character" w:customStyle="1" w:styleId="Heading4Char">
    <w:name w:val="Heading 4 Char"/>
    <w:basedOn w:val="DefaultParagraphFont"/>
    <w:link w:val="Heading4"/>
    <w:uiPriority w:val="9"/>
    <w:semiHidden/>
    <w:rsid w:val="001E7EA8"/>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1E7EA8"/>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1E7EA8"/>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1E7EA8"/>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1E7EA8"/>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1E7EA8"/>
    <w:rPr>
      <w:rFonts w:asciiTheme="majorHAnsi" w:eastAsiaTheme="majorEastAsia" w:hAnsiTheme="majorHAnsi" w:cstheme="majorBidi"/>
      <w:i/>
      <w:iCs/>
      <w:color w:val="1F3864" w:themeColor="accent1" w:themeShade="80"/>
    </w:rPr>
  </w:style>
  <w:style w:type="paragraph" w:styleId="Title">
    <w:name w:val="Title"/>
    <w:basedOn w:val="Normal"/>
    <w:next w:val="Normal"/>
    <w:link w:val="TitleChar"/>
    <w:uiPriority w:val="10"/>
    <w:qFormat/>
    <w:rsid w:val="001E7EA8"/>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1E7EA8"/>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1E7EA8"/>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1E7EA8"/>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1E7EA8"/>
    <w:rPr>
      <w:b/>
      <w:bCs/>
    </w:rPr>
  </w:style>
  <w:style w:type="character" w:styleId="Emphasis">
    <w:name w:val="Emphasis"/>
    <w:basedOn w:val="DefaultParagraphFont"/>
    <w:uiPriority w:val="20"/>
    <w:qFormat/>
    <w:rsid w:val="001E7EA8"/>
    <w:rPr>
      <w:i/>
      <w:iCs/>
    </w:rPr>
  </w:style>
  <w:style w:type="paragraph" w:styleId="Quote">
    <w:name w:val="Quote"/>
    <w:basedOn w:val="Normal"/>
    <w:next w:val="Normal"/>
    <w:link w:val="QuoteChar"/>
    <w:uiPriority w:val="29"/>
    <w:qFormat/>
    <w:rsid w:val="001E7EA8"/>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1E7EA8"/>
    <w:rPr>
      <w:color w:val="44546A" w:themeColor="text2"/>
      <w:sz w:val="24"/>
      <w:szCs w:val="24"/>
    </w:rPr>
  </w:style>
  <w:style w:type="paragraph" w:styleId="IntenseQuote">
    <w:name w:val="Intense Quote"/>
    <w:basedOn w:val="Normal"/>
    <w:next w:val="Normal"/>
    <w:link w:val="IntenseQuoteChar"/>
    <w:uiPriority w:val="30"/>
    <w:qFormat/>
    <w:rsid w:val="001E7EA8"/>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1E7EA8"/>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1E7EA8"/>
    <w:rPr>
      <w:i/>
      <w:iCs/>
      <w:color w:val="595959" w:themeColor="text1" w:themeTint="A6"/>
    </w:rPr>
  </w:style>
  <w:style w:type="character" w:styleId="IntenseEmphasis">
    <w:name w:val="Intense Emphasis"/>
    <w:basedOn w:val="DefaultParagraphFont"/>
    <w:uiPriority w:val="21"/>
    <w:qFormat/>
    <w:rsid w:val="001E7EA8"/>
    <w:rPr>
      <w:b/>
      <w:bCs/>
      <w:i/>
      <w:iCs/>
    </w:rPr>
  </w:style>
  <w:style w:type="character" w:styleId="SubtleReference">
    <w:name w:val="Subtle Reference"/>
    <w:basedOn w:val="DefaultParagraphFont"/>
    <w:uiPriority w:val="31"/>
    <w:qFormat/>
    <w:rsid w:val="001E7EA8"/>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1E7EA8"/>
    <w:rPr>
      <w:b/>
      <w:bCs/>
      <w:smallCaps/>
      <w:color w:val="44546A" w:themeColor="text2"/>
      <w:u w:val="single"/>
    </w:rPr>
  </w:style>
  <w:style w:type="character" w:styleId="BookTitle">
    <w:name w:val="Book Title"/>
    <w:basedOn w:val="DefaultParagraphFont"/>
    <w:uiPriority w:val="33"/>
    <w:qFormat/>
    <w:rsid w:val="001E7EA8"/>
    <w:rPr>
      <w:b/>
      <w:bCs/>
      <w:smallCaps/>
      <w:spacing w:val="10"/>
    </w:rPr>
  </w:style>
  <w:style w:type="paragraph" w:styleId="TOCHeading">
    <w:name w:val="TOC Heading"/>
    <w:basedOn w:val="Heading1"/>
    <w:next w:val="Normal"/>
    <w:uiPriority w:val="39"/>
    <w:semiHidden/>
    <w:unhideWhenUsed/>
    <w:qFormat/>
    <w:rsid w:val="001E7EA8"/>
    <w:pPr>
      <w:outlineLvl w:val="9"/>
    </w:pPr>
  </w:style>
  <w:style w:type="paragraph" w:styleId="Revision">
    <w:name w:val="Revision"/>
    <w:hidden/>
    <w:uiPriority w:val="99"/>
    <w:semiHidden/>
    <w:rsid w:val="0067238C"/>
    <w:pPr>
      <w:spacing w:after="0" w:line="240" w:lineRule="auto"/>
    </w:pPr>
  </w:style>
  <w:style w:type="character" w:styleId="CommentReference">
    <w:name w:val="annotation reference"/>
    <w:basedOn w:val="DefaultParagraphFont"/>
    <w:uiPriority w:val="99"/>
    <w:semiHidden/>
    <w:unhideWhenUsed/>
    <w:rsid w:val="00995F64"/>
    <w:rPr>
      <w:sz w:val="16"/>
      <w:szCs w:val="16"/>
    </w:rPr>
  </w:style>
  <w:style w:type="paragraph" w:styleId="CommentText">
    <w:name w:val="annotation text"/>
    <w:basedOn w:val="Normal"/>
    <w:link w:val="CommentTextChar"/>
    <w:uiPriority w:val="99"/>
    <w:semiHidden/>
    <w:unhideWhenUsed/>
    <w:rsid w:val="00995F64"/>
    <w:pPr>
      <w:spacing w:line="240" w:lineRule="auto"/>
    </w:pPr>
    <w:rPr>
      <w:sz w:val="20"/>
      <w:szCs w:val="20"/>
    </w:rPr>
  </w:style>
  <w:style w:type="character" w:customStyle="1" w:styleId="CommentTextChar">
    <w:name w:val="Comment Text Char"/>
    <w:basedOn w:val="DefaultParagraphFont"/>
    <w:link w:val="CommentText"/>
    <w:uiPriority w:val="99"/>
    <w:semiHidden/>
    <w:rsid w:val="00995F64"/>
    <w:rPr>
      <w:sz w:val="20"/>
      <w:szCs w:val="20"/>
    </w:rPr>
  </w:style>
  <w:style w:type="paragraph" w:styleId="CommentSubject">
    <w:name w:val="annotation subject"/>
    <w:basedOn w:val="CommentText"/>
    <w:next w:val="CommentText"/>
    <w:link w:val="CommentSubjectChar"/>
    <w:uiPriority w:val="99"/>
    <w:semiHidden/>
    <w:unhideWhenUsed/>
    <w:rsid w:val="00995F64"/>
    <w:rPr>
      <w:b/>
      <w:bCs/>
    </w:rPr>
  </w:style>
  <w:style w:type="character" w:customStyle="1" w:styleId="CommentSubjectChar">
    <w:name w:val="Comment Subject Char"/>
    <w:basedOn w:val="CommentTextChar"/>
    <w:link w:val="CommentSubject"/>
    <w:uiPriority w:val="99"/>
    <w:semiHidden/>
    <w:rsid w:val="00995F6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473930">
      <w:bodyDiv w:val="1"/>
      <w:marLeft w:val="0"/>
      <w:marRight w:val="0"/>
      <w:marTop w:val="0"/>
      <w:marBottom w:val="0"/>
      <w:divBdr>
        <w:top w:val="none" w:sz="0" w:space="0" w:color="auto"/>
        <w:left w:val="none" w:sz="0" w:space="0" w:color="auto"/>
        <w:bottom w:val="none" w:sz="0" w:space="0" w:color="auto"/>
        <w:right w:val="none" w:sz="0" w:space="0" w:color="auto"/>
      </w:divBdr>
    </w:div>
    <w:div w:id="915554088">
      <w:bodyDiv w:val="1"/>
      <w:marLeft w:val="0"/>
      <w:marRight w:val="0"/>
      <w:marTop w:val="0"/>
      <w:marBottom w:val="0"/>
      <w:divBdr>
        <w:top w:val="none" w:sz="0" w:space="0" w:color="auto"/>
        <w:left w:val="none" w:sz="0" w:space="0" w:color="auto"/>
        <w:bottom w:val="none" w:sz="0" w:space="0" w:color="auto"/>
        <w:right w:val="none" w:sz="0" w:space="0" w:color="auto"/>
      </w:divBdr>
    </w:div>
    <w:div w:id="978144719">
      <w:bodyDiv w:val="1"/>
      <w:marLeft w:val="0"/>
      <w:marRight w:val="0"/>
      <w:marTop w:val="0"/>
      <w:marBottom w:val="0"/>
      <w:divBdr>
        <w:top w:val="none" w:sz="0" w:space="0" w:color="auto"/>
        <w:left w:val="none" w:sz="0" w:space="0" w:color="auto"/>
        <w:bottom w:val="none" w:sz="0" w:space="0" w:color="auto"/>
        <w:right w:val="none" w:sz="0" w:space="0" w:color="auto"/>
      </w:divBdr>
    </w:div>
    <w:div w:id="1264075906">
      <w:bodyDiv w:val="1"/>
      <w:marLeft w:val="0"/>
      <w:marRight w:val="0"/>
      <w:marTop w:val="0"/>
      <w:marBottom w:val="0"/>
      <w:divBdr>
        <w:top w:val="none" w:sz="0" w:space="0" w:color="auto"/>
        <w:left w:val="none" w:sz="0" w:space="0" w:color="auto"/>
        <w:bottom w:val="none" w:sz="0" w:space="0" w:color="auto"/>
        <w:right w:val="none" w:sz="0" w:space="0" w:color="auto"/>
      </w:divBdr>
    </w:div>
    <w:div w:id="1462991131">
      <w:bodyDiv w:val="1"/>
      <w:marLeft w:val="0"/>
      <w:marRight w:val="0"/>
      <w:marTop w:val="0"/>
      <w:marBottom w:val="0"/>
      <w:divBdr>
        <w:top w:val="none" w:sz="0" w:space="0" w:color="auto"/>
        <w:left w:val="none" w:sz="0" w:space="0" w:color="auto"/>
        <w:bottom w:val="none" w:sz="0" w:space="0" w:color="auto"/>
        <w:right w:val="none" w:sz="0" w:space="0" w:color="auto"/>
      </w:divBdr>
    </w:div>
    <w:div w:id="1814714075">
      <w:bodyDiv w:val="1"/>
      <w:marLeft w:val="0"/>
      <w:marRight w:val="0"/>
      <w:marTop w:val="0"/>
      <w:marBottom w:val="0"/>
      <w:divBdr>
        <w:top w:val="none" w:sz="0" w:space="0" w:color="auto"/>
        <w:left w:val="none" w:sz="0" w:space="0" w:color="auto"/>
        <w:bottom w:val="none" w:sz="0" w:space="0" w:color="auto"/>
        <w:right w:val="none" w:sz="0" w:space="0" w:color="auto"/>
      </w:divBdr>
    </w:div>
    <w:div w:id="1930851964">
      <w:bodyDiv w:val="1"/>
      <w:marLeft w:val="0"/>
      <w:marRight w:val="0"/>
      <w:marTop w:val="0"/>
      <w:marBottom w:val="0"/>
      <w:divBdr>
        <w:top w:val="none" w:sz="0" w:space="0" w:color="auto"/>
        <w:left w:val="none" w:sz="0" w:space="0" w:color="auto"/>
        <w:bottom w:val="none" w:sz="0" w:space="0" w:color="auto"/>
        <w:right w:val="none" w:sz="0" w:space="0" w:color="auto"/>
      </w:divBdr>
    </w:div>
    <w:div w:id="2104298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6.png"/><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hamiltonkibbe.com/finite-impulse-response-filters-using-apples-accelerate-framework-part-ii/" TargetMode="External"/><Relationship Id="rId20" Type="http://schemas.openxmlformats.org/officeDocument/2006/relationships/hyperlink" Target="https://pouchdb.com/guides/updating-deleting.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eader" Target="header2.xml"/><Relationship Id="rId28"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7.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footer" Target="footer1.xml"/><Relationship Id="rId27"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F081993D63A4A82AD7BAC47EAC9F465"/>
        <w:category>
          <w:name w:val="General"/>
          <w:gallery w:val="placeholder"/>
        </w:category>
        <w:types>
          <w:type w:val="bbPlcHdr"/>
        </w:types>
        <w:behaviors>
          <w:behavior w:val="content"/>
        </w:behaviors>
        <w:guid w:val="{3252279F-3DE4-4AA1-8E61-C7F98F2279FB}"/>
      </w:docPartPr>
      <w:docPartBody>
        <w:p w:rsidR="00650499" w:rsidRDefault="00067CB7" w:rsidP="00067CB7">
          <w:pPr>
            <w:pStyle w:val="EF081993D63A4A82AD7BAC47EAC9F465"/>
          </w:pPr>
          <w:r>
            <w:rPr>
              <w:color w:val="4472C4"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CB7"/>
    <w:rsid w:val="00067CB7"/>
    <w:rsid w:val="000C72F0"/>
    <w:rsid w:val="00386C82"/>
    <w:rsid w:val="00650499"/>
    <w:rsid w:val="007D03F9"/>
    <w:rsid w:val="00C96718"/>
    <w:rsid w:val="00D953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67CB7"/>
    <w:rPr>
      <w:color w:val="808080"/>
    </w:rPr>
  </w:style>
  <w:style w:type="paragraph" w:customStyle="1" w:styleId="EF081993D63A4A82AD7BAC47EAC9F465">
    <w:name w:val="EF081993D63A4A82AD7BAC47EAC9F465"/>
    <w:rsid w:val="00067CB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C4D7B3-EACB-41AF-B9E4-98FBA662A1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17</Pages>
  <Words>6471</Words>
  <Characters>36885</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e-4Pt App</vt:lpstr>
    </vt:vector>
  </TitlesOfParts>
  <Company/>
  <LinksUpToDate>false</LinksUpToDate>
  <CharactersWithSpaces>43270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e-4Pt App</dc:title>
  <dc:subject/>
  <dc:creator>Brooksby, Glen W (GE Research, US)</dc:creator>
  <cp:keywords/>
  <dc:description/>
  <cp:lastModifiedBy>McManus, Kelly (GE Gas Power)</cp:lastModifiedBy>
  <cp:revision>2</cp:revision>
  <dcterms:created xsi:type="dcterms:W3CDTF">2023-05-16T20:01:00Z</dcterms:created>
  <dcterms:modified xsi:type="dcterms:W3CDTF">2023-05-16T20:01:00Z</dcterms:modified>
</cp:coreProperties>
</file>