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002D10B9" w:rsidRDefault="002D10B9" w14:paraId="156FF93C" w14:textId="3842E3B3">
      <w:pPr>
        <w:tabs>
          <w:tab w:val="left" w:pos="3600"/>
        </w:tabs>
        <w:ind w:right="-1008"/>
        <w:rPr>
          <w:rFonts w:ascii="GE Inspira" w:hAnsi="GE Inspira"/>
          <w:sz w:val="18"/>
        </w:rPr>
      </w:pPr>
      <w:r>
        <w:rPr>
          <w:rFonts w:ascii="GE Inspira" w:hAnsi="GE Inspira"/>
          <w:b/>
        </w:rPr>
        <w:tab/>
      </w:r>
      <w:r>
        <w:rPr>
          <w:rFonts w:ascii="GE Inspira" w:hAnsi="GE Inspira"/>
          <w:b/>
        </w:rPr>
        <w:tab/>
      </w:r>
      <w:r>
        <w:rPr>
          <w:rFonts w:ascii="GE Inspira" w:hAnsi="GE Inspira"/>
          <w:b/>
        </w:rPr>
        <w:tab/>
      </w:r>
      <w:r>
        <w:rPr>
          <w:rFonts w:ascii="GE Inspira" w:hAnsi="GE Inspira"/>
          <w:b/>
        </w:rPr>
        <w:tab/>
      </w:r>
      <w:r>
        <w:rPr>
          <w:rFonts w:ascii="GE Inspira" w:hAnsi="GE Inspira"/>
          <w:b/>
        </w:rPr>
        <w:tab/>
      </w:r>
      <w:r>
        <w:rPr>
          <w:rFonts w:ascii="GE Inspira" w:hAnsi="GE Inspira"/>
          <w:b/>
        </w:rPr>
        <w:tab/>
      </w:r>
      <w:r>
        <w:rPr>
          <w:rFonts w:ascii="GE Inspira" w:hAnsi="GE Inspira"/>
          <w:b/>
        </w:rPr>
        <w:tab/>
      </w:r>
      <w:r>
        <w:rPr>
          <w:rFonts w:ascii="GE Inspira" w:hAnsi="GE Inspira"/>
          <w:i/>
          <w:sz w:val="18"/>
        </w:rPr>
        <w:t xml:space="preserve"> </w:t>
      </w:r>
    </w:p>
    <w:p w:rsidR="002D10B9" w:rsidRDefault="002D10B9" w14:paraId="03B937F6" w14:textId="77777777">
      <w:pPr>
        <w:tabs>
          <w:tab w:val="left" w:pos="3600"/>
        </w:tabs>
        <w:ind w:right="-1440"/>
        <w:rPr>
          <w:rFonts w:ascii="GE Inspira" w:hAnsi="GE Inspira"/>
          <w:sz w:val="18"/>
        </w:rPr>
      </w:pPr>
    </w:p>
    <w:p w:rsidR="002D10B9" w:rsidRDefault="002D10B9" w14:paraId="3DFFE39F" w14:textId="38F81E5F">
      <w:pPr>
        <w:ind w:right="-360"/>
        <w:rPr>
          <w:rFonts w:ascii="GE Inspira" w:hAnsi="GE Inspira"/>
          <w:color w:val="FF0000"/>
          <w:sz w:val="22"/>
        </w:rPr>
      </w:pPr>
      <w:r>
        <w:rPr>
          <w:rFonts w:ascii="GE Inspira" w:hAnsi="GE Inspira"/>
        </w:rPr>
        <w:tab/>
      </w:r>
      <w:r>
        <w:rPr>
          <w:rFonts w:ascii="GE Inspira" w:hAnsi="GE Inspira"/>
        </w:rPr>
        <w:tab/>
      </w:r>
      <w:r>
        <w:rPr>
          <w:rFonts w:ascii="GE Inspira" w:hAnsi="GE Inspira"/>
        </w:rPr>
        <w:tab/>
      </w:r>
      <w:r>
        <w:rPr>
          <w:rFonts w:ascii="GE Inspira" w:hAnsi="GE Inspira"/>
        </w:rPr>
        <w:tab/>
      </w:r>
      <w:r>
        <w:rPr>
          <w:rFonts w:ascii="GE Inspira" w:hAnsi="GE Inspira"/>
        </w:rPr>
        <w:tab/>
      </w:r>
      <w:r>
        <w:rPr>
          <w:rFonts w:ascii="GE Inspira" w:hAnsi="GE Inspira"/>
        </w:rPr>
        <w:tab/>
      </w:r>
    </w:p>
    <w:p w:rsidR="00B75A61" w:rsidRDefault="00B75A61" w14:paraId="0DD59A1F" w14:textId="29C12630">
      <w:pPr>
        <w:ind w:right="-360"/>
        <w:rPr>
          <w:rFonts w:ascii="GE Inspira" w:hAnsi="GE Inspira"/>
          <w:sz w:val="22"/>
        </w:rPr>
      </w:pPr>
    </w:p>
    <w:p w:rsidRPr="00605E13" w:rsidR="001C034F" w:rsidRDefault="001C034F" w14:paraId="436E6DDB" w14:textId="2DC44E57">
      <w:pPr>
        <w:ind w:right="-360"/>
        <w:rPr>
          <w:rFonts w:ascii="GE Inspira" w:hAnsi="GE Inspira"/>
          <w:sz w:val="22"/>
          <w:lang w:val="es-MX"/>
        </w:rPr>
      </w:pPr>
      <w:r w:rsidRPr="00605E13">
        <w:rPr>
          <w:rFonts w:ascii="GE Inspira" w:hAnsi="GE Inspira"/>
          <w:sz w:val="22"/>
          <w:lang w:val="es-MX"/>
        </w:rPr>
        <w:t>2</w:t>
      </w:r>
      <w:r w:rsidRPr="00605E13" w:rsidR="005B65A6">
        <w:rPr>
          <w:rFonts w:ascii="GE Inspira" w:hAnsi="GE Inspira"/>
          <w:sz w:val="22"/>
          <w:lang w:val="es-MX"/>
        </w:rPr>
        <w:t>3 June</w:t>
      </w:r>
      <w:r w:rsidRPr="00605E13">
        <w:rPr>
          <w:rFonts w:ascii="GE Inspira" w:hAnsi="GE Inspira"/>
          <w:sz w:val="22"/>
          <w:lang w:val="es-MX"/>
        </w:rPr>
        <w:t>, 2020</w:t>
      </w:r>
    </w:p>
    <w:p w:rsidRPr="00605E13" w:rsidR="001C034F" w:rsidRDefault="001C034F" w14:paraId="0A9B6D40" w14:textId="77777777">
      <w:pPr>
        <w:ind w:right="-360"/>
        <w:rPr>
          <w:rFonts w:ascii="GE Inspira" w:hAnsi="GE Inspira"/>
          <w:sz w:val="22"/>
          <w:lang w:val="es-MX"/>
        </w:rPr>
      </w:pPr>
    </w:p>
    <w:p w:rsidRPr="00605E13" w:rsidR="00495E4E" w:rsidRDefault="00495E4E" w14:paraId="48CCD063" w14:textId="6FD44196">
      <w:pPr>
        <w:ind w:right="-360"/>
        <w:rPr>
          <w:rFonts w:ascii="GE Inspira" w:hAnsi="GE Inspira"/>
          <w:sz w:val="22"/>
          <w:lang w:val="es-MX"/>
        </w:rPr>
      </w:pPr>
      <w:r w:rsidRPr="00605E13">
        <w:rPr>
          <w:rFonts w:ascii="GE Inspira" w:hAnsi="GE Inspira"/>
          <w:sz w:val="22"/>
          <w:lang w:val="es-MX"/>
        </w:rPr>
        <w:t>To: Sandra Kolvick, Carlos Diaz-Alfonso</w:t>
      </w:r>
    </w:p>
    <w:p w:rsidR="00586BB0" w:rsidRDefault="00495E4E" w14:paraId="30272D45" w14:textId="25693B50">
      <w:pPr>
        <w:ind w:right="-360"/>
        <w:rPr>
          <w:rFonts w:ascii="GE Inspira" w:hAnsi="GE Inspira"/>
          <w:sz w:val="22"/>
        </w:rPr>
      </w:pPr>
      <w:r>
        <w:rPr>
          <w:rFonts w:ascii="GE Inspira" w:hAnsi="GE Inspira"/>
          <w:sz w:val="22"/>
        </w:rPr>
        <w:t xml:space="preserve">Re: </w:t>
      </w:r>
      <w:r w:rsidR="001C034F">
        <w:rPr>
          <w:rFonts w:ascii="GE Inspira" w:hAnsi="GE Inspira"/>
          <w:sz w:val="22"/>
        </w:rPr>
        <w:t>E4</w:t>
      </w:r>
      <w:r w:rsidR="00712696">
        <w:rPr>
          <w:rFonts w:ascii="GE Inspira" w:hAnsi="GE Inspira"/>
          <w:sz w:val="22"/>
        </w:rPr>
        <w:t>-</w:t>
      </w:r>
      <w:r w:rsidR="001C034F">
        <w:rPr>
          <w:rFonts w:ascii="GE Inspira" w:hAnsi="GE Inspira"/>
          <w:sz w:val="22"/>
        </w:rPr>
        <w:t>P</w:t>
      </w:r>
      <w:r w:rsidR="00712696">
        <w:rPr>
          <w:rFonts w:ascii="GE Inspira" w:hAnsi="GE Inspira"/>
          <w:sz w:val="22"/>
        </w:rPr>
        <w:t>oin</w:t>
      </w:r>
      <w:r w:rsidR="001C034F">
        <w:rPr>
          <w:rFonts w:ascii="GE Inspira" w:hAnsi="GE Inspira"/>
          <w:sz w:val="22"/>
        </w:rPr>
        <w:t xml:space="preserve">t </w:t>
      </w:r>
      <w:r w:rsidR="005B65A6">
        <w:rPr>
          <w:rFonts w:ascii="GE Inspira" w:hAnsi="GE Inspira"/>
          <w:sz w:val="22"/>
        </w:rPr>
        <w:t>Data Processing Algorithm</w:t>
      </w:r>
    </w:p>
    <w:p w:rsidR="00495E4E" w:rsidRDefault="00495E4E" w14:paraId="3710AFEF" w14:textId="163A2D68">
      <w:pPr>
        <w:ind w:right="-360"/>
        <w:rPr>
          <w:rFonts w:ascii="GE Inspira" w:hAnsi="GE Inspira"/>
          <w:sz w:val="22"/>
        </w:rPr>
      </w:pPr>
    </w:p>
    <w:p w:rsidR="005B65A6" w:rsidP="2F7D7A3F" w:rsidRDefault="00495E4E" w14:paraId="477861D6" w14:textId="7634D9D5">
      <w:pPr>
        <w:ind w:right="-360"/>
        <w:rPr>
          <w:rFonts w:ascii="GE Inspira" w:hAnsi="GE Inspira"/>
          <w:sz w:val="22"/>
          <w:szCs w:val="22"/>
        </w:rPr>
      </w:pPr>
      <w:r w:rsidRPr="2F7D7A3F" w:rsidR="2F7D7A3F">
        <w:rPr>
          <w:rFonts w:ascii="GE Inspira" w:hAnsi="GE Inspira"/>
          <w:sz w:val="22"/>
          <w:szCs w:val="22"/>
        </w:rPr>
        <w:t xml:space="preserve">This document describes how data is processed within the E4-Point tool to convert from raw sensor data to clearances that are comparable with drop-checks performed manually. The code for the app is found in the GE </w:t>
      </w:r>
      <w:proofErr w:type="spellStart"/>
      <w:r w:rsidRPr="2F7D7A3F" w:rsidR="2F7D7A3F">
        <w:rPr>
          <w:rFonts w:ascii="GE Inspira" w:hAnsi="GE Inspira"/>
          <w:sz w:val="22"/>
          <w:szCs w:val="22"/>
        </w:rPr>
        <w:t>Github</w:t>
      </w:r>
      <w:proofErr w:type="spellEnd"/>
      <w:r w:rsidRPr="2F7D7A3F" w:rsidR="2F7D7A3F">
        <w:rPr>
          <w:rFonts w:ascii="GE Inspira" w:hAnsi="GE Inspira"/>
          <w:sz w:val="22"/>
          <w:szCs w:val="22"/>
        </w:rPr>
        <w:t xml:space="preserve"> repository here: </w:t>
      </w:r>
      <w:hyperlink r:id="Rbf068340f10e4a66">
        <w:r w:rsidRPr="2F7D7A3F" w:rsidR="2F7D7A3F">
          <w:rPr>
            <w:rStyle w:val="Hyperlink"/>
            <w:rFonts w:ascii="GE Inspira" w:hAnsi="GE Inspira"/>
            <w:sz w:val="22"/>
            <w:szCs w:val="22"/>
          </w:rPr>
          <w:t>https://github.build.ge.com/iacquire-grc/e4PtTool</w:t>
        </w:r>
      </w:hyperlink>
      <w:r w:rsidRPr="2F7D7A3F" w:rsidR="2F7D7A3F">
        <w:rPr>
          <w:rFonts w:ascii="GE Inspira" w:hAnsi="GE Inspira"/>
          <w:sz w:val="22"/>
          <w:szCs w:val="22"/>
        </w:rPr>
        <w:t xml:space="preserve"> </w:t>
      </w:r>
    </w:p>
    <w:p w:rsidR="00D37757" w:rsidP="2F7D7A3F" w:rsidRDefault="005B65A6" w14:paraId="7C5FC276" w14:textId="2DF41000">
      <w:pPr>
        <w:ind w:right="-360"/>
        <w:rPr>
          <w:rFonts w:ascii="GE Inspira" w:hAnsi="GE Inspira"/>
          <w:sz w:val="22"/>
          <w:szCs w:val="22"/>
        </w:rPr>
      </w:pPr>
      <w:r w:rsidRPr="2F7D7A3F" w:rsidR="2F7D7A3F">
        <w:rPr>
          <w:rFonts w:ascii="GE Inspira" w:hAnsi="GE Inspira"/>
          <w:sz w:val="22"/>
          <w:szCs w:val="22"/>
        </w:rPr>
        <w:t>This document will refer to files in this repository as appropriate.</w:t>
      </w:r>
      <w:ins w:author="Peter Katlic" w:date="2023-08-30T16:46:37.956Z" w:id="796752447">
        <w:r w:rsidRPr="2F7D7A3F" w:rsidR="2F7D7A3F">
          <w:rPr>
            <w:rFonts w:ascii="GE Inspira" w:hAnsi="GE Inspira"/>
            <w:sz w:val="22"/>
            <w:szCs w:val="22"/>
          </w:rPr>
          <w:t xml:space="preserve"> Note that the currently deployed version of the application is built from the devTesting branch.</w:t>
        </w:r>
      </w:ins>
    </w:p>
    <w:p w:rsidR="005B65A6" w:rsidRDefault="005B65A6" w14:paraId="06D78527" w14:textId="151BD78D">
      <w:pPr>
        <w:ind w:right="-360"/>
        <w:rPr>
          <w:rFonts w:ascii="GE Inspira" w:hAnsi="GE Inspira"/>
          <w:sz w:val="22"/>
        </w:rPr>
      </w:pPr>
    </w:p>
    <w:p w:rsidR="005B65A6" w:rsidRDefault="005B65A6" w14:paraId="68290068" w14:textId="75340AD4">
      <w:pPr>
        <w:ind w:right="-360"/>
        <w:rPr>
          <w:rFonts w:ascii="GE Inspira" w:hAnsi="GE Inspira"/>
          <w:b/>
          <w:bCs/>
          <w:sz w:val="22"/>
          <w:u w:val="single"/>
        </w:rPr>
      </w:pPr>
      <w:r w:rsidRPr="005B65A6">
        <w:rPr>
          <w:rFonts w:ascii="GE Inspira" w:hAnsi="GE Inspira"/>
          <w:b/>
          <w:bCs/>
          <w:sz w:val="22"/>
          <w:u w:val="single"/>
        </w:rPr>
        <w:t>Desired Calculations</w:t>
      </w:r>
    </w:p>
    <w:p w:rsidR="005B65A6" w:rsidRDefault="00867474" w14:paraId="1CD049E6" w14:textId="38DD790F">
      <w:pPr>
        <w:ind w:right="-360"/>
        <w:rPr>
          <w:rFonts w:ascii="GE Inspira" w:hAnsi="GE Inspira"/>
          <w:sz w:val="22"/>
        </w:rPr>
      </w:pPr>
      <w:r>
        <w:rPr>
          <w:rFonts w:ascii="GE Inspira" w:hAnsi="GE Inspira"/>
          <w:noProof/>
          <w:sz w:val="22"/>
        </w:rPr>
        <mc:AlternateContent>
          <mc:Choice Requires="wpg">
            <w:drawing>
              <wp:anchor distT="0" distB="0" distL="114300" distR="114300" simplePos="0" relativeHeight="251661312" behindDoc="0" locked="0" layoutInCell="1" allowOverlap="1" wp14:anchorId="5552C49A" wp14:editId="3D3D6374">
                <wp:simplePos x="0" y="0"/>
                <wp:positionH relativeFrom="column">
                  <wp:posOffset>1548765</wp:posOffset>
                </wp:positionH>
                <wp:positionV relativeFrom="paragraph">
                  <wp:posOffset>386080</wp:posOffset>
                </wp:positionV>
                <wp:extent cx="2788285" cy="2599055"/>
                <wp:effectExtent l="0" t="0" r="0" b="0"/>
                <wp:wrapTopAndBottom/>
                <wp:docPr id="48" name="Group 48"/>
                <wp:cNvGraphicFramePr/>
                <a:graphic xmlns:a="http://schemas.openxmlformats.org/drawingml/2006/main">
                  <a:graphicData uri="http://schemas.microsoft.com/office/word/2010/wordprocessingGroup">
                    <wpg:wgp>
                      <wpg:cNvGrpSpPr/>
                      <wpg:grpSpPr>
                        <a:xfrm>
                          <a:off x="0" y="0"/>
                          <a:ext cx="2788285" cy="2599055"/>
                          <a:chOff x="0" y="0"/>
                          <a:chExt cx="2788285" cy="2599055"/>
                        </a:xfrm>
                      </wpg:grpSpPr>
                      <pic:pic xmlns:pic="http://schemas.openxmlformats.org/drawingml/2006/picture">
                        <pic:nvPicPr>
                          <pic:cNvPr id="39"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r="8814"/>
                          <a:stretch/>
                        </pic:blipFill>
                        <pic:spPr bwMode="auto">
                          <a:xfrm>
                            <a:off x="0" y="0"/>
                            <a:ext cx="2750185" cy="2282190"/>
                          </a:xfrm>
                          <a:prstGeom prst="rect">
                            <a:avLst/>
                          </a:prstGeom>
                          <a:noFill/>
                          <a:ln>
                            <a:noFill/>
                          </a:ln>
                          <a:extLst>
                            <a:ext uri="{53640926-AAD7-44D8-BBD7-CCE9431645EC}">
                              <a14:shadowObscured xmlns:a14="http://schemas.microsoft.com/office/drawing/2010/main"/>
                            </a:ext>
                          </a:extLst>
                        </pic:spPr>
                      </pic:pic>
                      <wps:wsp>
                        <wps:cNvPr id="40" name="Text Box 40"/>
                        <wps:cNvSpPr txBox="1"/>
                        <wps:spPr>
                          <a:xfrm>
                            <a:off x="38100" y="2340610"/>
                            <a:ext cx="2750185" cy="258445"/>
                          </a:xfrm>
                          <a:prstGeom prst="rect">
                            <a:avLst/>
                          </a:prstGeom>
                          <a:solidFill>
                            <a:prstClr val="white"/>
                          </a:solidFill>
                          <a:ln>
                            <a:noFill/>
                          </a:ln>
                        </wps:spPr>
                        <wps:txbx>
                          <w:txbxContent>
                            <w:p w:rsidRPr="00EA4968" w:rsidR="00C63738" w:rsidP="00C63738" w:rsidRDefault="00C63738" w14:paraId="3D0AC428" w14:textId="57CD5B98">
                              <w:pPr>
                                <w:pStyle w:val="Caption"/>
                                <w:jc w:val="center"/>
                                <w:rPr>
                                  <w:rFonts w:ascii="GE Inspira" w:hAnsi="GE Inspira"/>
                                  <w:noProof/>
                                  <w:szCs w:val="20"/>
                                </w:rPr>
                              </w:pPr>
                              <w:bookmarkStart w:name="_Ref43815516" w:id="0"/>
                              <w:r>
                                <w:t xml:space="preserve">Figure </w:t>
                              </w:r>
                              <w:r>
                                <w:fldChar w:fldCharType="begin"/>
                              </w:r>
                              <w:r>
                                <w:instrText> SEQ Figure \* ARABIC </w:instrText>
                              </w:r>
                              <w:r>
                                <w:fldChar w:fldCharType="separate"/>
                              </w:r>
                              <w:r w:rsidR="00135CAB">
                                <w:rPr>
                                  <w:noProof/>
                                </w:rPr>
                                <w:t>1</w:t>
                              </w:r>
                              <w:r>
                                <w:fldChar w:fldCharType="end"/>
                              </w:r>
                              <w:bookmarkEnd w:id="0"/>
                              <w:r>
                                <w:t>: Clearance Measurement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w14:anchorId="08D418CC">
              <v:group id="Group 48" style="position:absolute;margin-left:121.95pt;margin-top:30.4pt;width:219.55pt;height:204.65pt;z-index:251661312" coordsize="27882,25990" o:spid="_x0000_s1026" w14:anchorId="5552C49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9" style="position:absolute;width:27501;height:2282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">
                  <v:imagedata cropright="5776f" o:title="" r:id="rId10"/>
                </v:shape>
                <v:shapetype id="_x0000_t202" coordsize="21600,21600" o:spt="202" path="m,l,21600r21600,l21600,xe">
                  <v:stroke joinstyle="miter"/>
                  <v:path gradientshapeok="t" o:connecttype="rect"/>
                </v:shapetype>
                <v:shape id="Text Box 40" style="position:absolute;left:381;top:23406;width:27501;height:2584;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">
                  <v:textbox style="mso-fit-shape-to-text:t" inset="0,0,0,0">
                    <w:txbxContent>
                      <w:p w:rsidRPr="00EA4968" w:rsidR="00C63738" w:rsidP="00C63738" w:rsidRDefault="00C63738" w14:paraId="33BA2D56" w14:textId="57CD5B98">
                        <w:pPr>
                          <w:pStyle w:val="Caption"/>
                          <w:jc w:val="center"/>
                          <w:rPr>
                            <w:rFonts w:ascii="GE Inspira" w:hAnsi="GE Inspira"/>
                            <w:noProof/>
                            <w:szCs w:val="20"/>
                          </w:rPr>
                        </w:pPr>
                        <w:r>
                          <w:t xml:space="preserve">Figure </w:t>
                        </w:r>
                        <w:r>
                          <w:fldChar w:fldCharType="begin"/>
                        </w:r>
                        <w:r>
                          <w:instrText> SEQ Figure \* ARABIC </w:instrText>
                        </w:r>
                        <w:r>
                          <w:fldChar w:fldCharType="separate"/>
                        </w:r>
                        <w:r w:rsidR="00135CAB">
                          <w:rPr>
                            <w:noProof/>
                          </w:rPr>
                          <w:t>1</w:t>
                        </w:r>
                        <w:r>
                          <w:fldChar w:fldCharType="end"/>
                        </w:r>
                        <w:r>
                          <w:t>: Clearance Measurement Variables</w:t>
                        </w:r>
                      </w:p>
                    </w:txbxContent>
                  </v:textbox>
                </v:shape>
                <w10:wrap type="topAndBottom"/>
              </v:group>
            </w:pict>
          </mc:Fallback>
        </mc:AlternateContent>
      </w:r>
      <w:r w:rsidR="005B65A6">
        <w:rPr>
          <w:rFonts w:ascii="GE Inspira" w:hAnsi="GE Inspira"/>
          <w:sz w:val="22"/>
        </w:rPr>
        <w:t>To convert raw sensor measurements to a blade tip clearance the necessary variables are shown in</w:t>
      </w:r>
      <w:r w:rsidR="00C63738">
        <w:rPr>
          <w:rFonts w:ascii="GE Inspira" w:hAnsi="GE Inspira"/>
          <w:sz w:val="22"/>
        </w:rPr>
        <w:t xml:space="preserve"> </w:t>
      </w:r>
      <w:r w:rsidR="00C63738">
        <w:rPr>
          <w:rFonts w:ascii="GE Inspira" w:hAnsi="GE Inspira"/>
          <w:sz w:val="22"/>
        </w:rPr>
        <w:fldChar w:fldCharType="begin"/>
      </w:r>
      <w:r w:rsidRPr="00C63738" w:rsidR="00C63738">
        <w:rPr>
          <w:rFonts w:ascii="GE Inspira" w:hAnsi="GE Inspira"/>
          <w:sz w:val="22"/>
        </w:rPr>
        <w:instrText xml:space="preserve"> REF _Ref43815516 \h  \* MERGEFORMAT </w:instrText>
      </w:r>
      <w:r w:rsidR="00C63738">
        <w:rPr>
          <w:rFonts w:ascii="GE Inspira" w:hAnsi="GE Inspira"/>
          <w:sz w:val="22"/>
        </w:rPr>
      </w:r>
      <w:r w:rsidR="00C63738">
        <w:rPr>
          <w:rFonts w:ascii="GE Inspira" w:hAnsi="GE Inspira"/>
          <w:sz w:val="22"/>
        </w:rPr>
        <w:fldChar w:fldCharType="separate"/>
      </w:r>
      <w:r w:rsidRPr="00427D48" w:rsidR="00427D48">
        <w:rPr>
          <w:rFonts w:ascii="GE Inspira" w:hAnsi="GE Inspira"/>
          <w:sz w:val="22"/>
        </w:rPr>
        <w:t>Figure 1</w:t>
      </w:r>
      <w:r w:rsidR="00C63738">
        <w:rPr>
          <w:rFonts w:ascii="GE Inspira" w:hAnsi="GE Inspira"/>
          <w:sz w:val="22"/>
        </w:rPr>
        <w:fldChar w:fldCharType="end"/>
      </w:r>
      <w:r>
        <w:rPr>
          <w:rStyle w:val="FootnoteReference"/>
          <w:rFonts w:ascii="GE Inspira" w:hAnsi="GE Inspira"/>
          <w:sz w:val="22"/>
        </w:rPr>
        <w:footnoteReference w:id="1"/>
      </w:r>
      <w:r w:rsidR="005B65A6">
        <w:rPr>
          <w:rFonts w:ascii="GE Inspira" w:hAnsi="GE Inspira"/>
          <w:sz w:val="22"/>
        </w:rPr>
        <w:t>.</w:t>
      </w:r>
    </w:p>
    <w:p w:rsidR="005B65A6" w:rsidRDefault="00C63738" w14:paraId="72EB3195" w14:textId="45A37CC7">
      <w:pPr>
        <w:ind w:right="-360"/>
        <w:rPr>
          <w:rFonts w:ascii="GE Inspira" w:hAnsi="GE Inspira"/>
          <w:sz w:val="22"/>
        </w:rPr>
      </w:pPr>
      <w:r>
        <w:rPr>
          <w:rFonts w:ascii="GE Inspira" w:hAnsi="GE Inspira"/>
          <w:sz w:val="22"/>
        </w:rPr>
        <w:t>The calculation for the desired tip clearance (</w:t>
      </w:r>
      <w:r w:rsidRPr="002B2371">
        <w:rPr>
          <w:rFonts w:ascii="GE Inspira" w:hAnsi="GE Inspira"/>
          <w:i/>
          <w:iCs/>
          <w:sz w:val="22"/>
        </w:rPr>
        <w:t>C</w:t>
      </w:r>
      <w:r>
        <w:rPr>
          <w:rFonts w:ascii="GE Inspira" w:hAnsi="GE Inspira"/>
          <w:sz w:val="22"/>
        </w:rPr>
        <w:t>) in ideal conditions is then:</w:t>
      </w:r>
    </w:p>
    <w:p w:rsidR="00C63738" w:rsidRDefault="00C63738" w14:paraId="4BDB3A6D" w14:textId="77777777">
      <w:pPr>
        <w:ind w:right="-360"/>
        <w:rPr>
          <w:rFonts w:ascii="GE Inspira" w:hAnsi="GE Inspira"/>
          <w:sz w:val="22"/>
        </w:rPr>
      </w:pPr>
    </w:p>
    <w:p w:rsidRPr="00C63738" w:rsidR="002B2371" w:rsidP="002A6798" w:rsidRDefault="00C63738" w14:paraId="583861F8" w14:textId="419D3DEC">
      <w:pPr>
        <w:pStyle w:val="Caption"/>
        <w:jc w:val="right"/>
        <w:rPr>
          <w:rFonts w:ascii="GE Inspira" w:hAnsi="GE Inspira"/>
          <w:sz w:val="22"/>
        </w:rPr>
      </w:pPr>
      <m:oMath>
        <m:r>
          <w:rPr>
            <w:rFonts w:ascii="Cambria Math" w:hAnsi="Cambria Math"/>
            <w:sz w:val="22"/>
          </w:rPr>
          <m:t>C=SL+SMR+D-SH-CT</m:t>
        </m:r>
      </m:oMath>
      <w:r w:rsidR="002A6798">
        <w:rPr>
          <w:sz w:val="22"/>
        </w:rPr>
        <w:tab/>
      </w:r>
      <w:r w:rsidR="002A6798">
        <w:rPr>
          <w:sz w:val="22"/>
        </w:rPr>
        <w:tab/>
      </w:r>
      <w:r w:rsidR="002A6798">
        <w:rPr>
          <w:sz w:val="22"/>
        </w:rPr>
        <w:tab/>
      </w:r>
      <w:r w:rsidR="002A6798">
        <w:rPr>
          <w:sz w:val="22"/>
        </w:rPr>
        <w:tab/>
      </w:r>
      <w:r w:rsidR="002A6798">
        <w:rPr>
          <w:sz w:val="22"/>
        </w:rPr>
        <w:tab/>
      </w:r>
      <w:r w:rsidR="002A6798">
        <w:t xml:space="preserve">( </w:t>
      </w:r>
      <w:r>
        <w:fldChar w:fldCharType="begin"/>
      </w:r>
      <w:r>
        <w:instrText> SEQ ( \* ARABIC </w:instrText>
      </w:r>
      <w:r>
        <w:fldChar w:fldCharType="separate"/>
      </w:r>
      <w:r w:rsidR="00427D48">
        <w:rPr>
          <w:noProof/>
        </w:rPr>
        <w:t>1</w:t>
      </w:r>
      <w:r>
        <w:fldChar w:fldCharType="end"/>
      </w:r>
      <w:r w:rsidR="002A6798">
        <w:t xml:space="preserve"> )</w:t>
      </w:r>
    </w:p>
    <w:p w:rsidR="002B2371" w:rsidRDefault="00C63738" w14:paraId="454F8B0C" w14:textId="3FC71823">
      <w:pPr>
        <w:ind w:right="-360"/>
        <w:rPr>
          <w:rFonts w:ascii="GE Inspira" w:hAnsi="GE Inspira"/>
          <w:sz w:val="22"/>
        </w:rPr>
      </w:pPr>
      <w:r>
        <w:rPr>
          <w:rFonts w:ascii="GE Inspira" w:hAnsi="GE Inspira"/>
          <w:sz w:val="22"/>
        </w:rPr>
        <w:t>The measured displacement (</w:t>
      </w:r>
      <w:r w:rsidRPr="002B2371">
        <w:rPr>
          <w:rFonts w:ascii="GE Inspira" w:hAnsi="GE Inspira"/>
          <w:i/>
          <w:iCs/>
          <w:sz w:val="22"/>
        </w:rPr>
        <w:t>D</w:t>
      </w:r>
      <w:r>
        <w:rPr>
          <w:rFonts w:ascii="GE Inspira" w:hAnsi="GE Inspira"/>
          <w:sz w:val="22"/>
        </w:rPr>
        <w:t xml:space="preserve">) is reported by the sensor directly.  </w:t>
      </w:r>
      <w:del w:author="Runkel, Dave (GE Vernova)" w:date="2023-08-15T15:13:00Z" w:id="2">
        <w:r w:rsidDel="00BB1109">
          <w:rPr>
            <w:rFonts w:ascii="GE Inspira" w:hAnsi="GE Inspira"/>
            <w:sz w:val="22"/>
          </w:rPr>
          <w:delText xml:space="preserve">This </w:delText>
        </w:r>
      </w:del>
      <w:ins w:author="Runkel, Dave (GE Vernova)" w:date="2023-08-15T15:13:00Z" w:id="3">
        <w:r w:rsidR="00BB1109">
          <w:rPr>
            <w:rFonts w:ascii="GE Inspira" w:hAnsi="GE Inspira"/>
            <w:sz w:val="22"/>
          </w:rPr>
          <w:t>Initially this</w:t>
        </w:r>
        <w:r w:rsidR="00BB1109">
          <w:rPr>
            <w:rFonts w:ascii="GE Inspira" w:hAnsi="GE Inspira"/>
            <w:sz w:val="22"/>
          </w:rPr>
          <w:t xml:space="preserve"> </w:t>
        </w:r>
      </w:ins>
      <w:r>
        <w:rPr>
          <w:rFonts w:ascii="GE Inspira" w:hAnsi="GE Inspira"/>
          <w:sz w:val="22"/>
        </w:rPr>
        <w:t xml:space="preserve">displacement </w:t>
      </w:r>
      <w:ins w:author="Runkel, Dave (GE Vernova)" w:date="2023-08-15T15:13:00Z" w:id="4">
        <w:r w:rsidR="00BB1109">
          <w:rPr>
            <w:rFonts w:ascii="GE Inspira" w:hAnsi="GE Inspira"/>
            <w:sz w:val="22"/>
          </w:rPr>
          <w:t>wa</w:t>
        </w:r>
      </w:ins>
      <w:del w:author="Runkel, Dave (GE Vernova)" w:date="2023-08-15T15:13:00Z" w:id="5">
        <w:r w:rsidDel="00BB1109">
          <w:rPr>
            <w:rFonts w:ascii="GE Inspira" w:hAnsi="GE Inspira"/>
            <w:sz w:val="22"/>
          </w:rPr>
          <w:delText>i</w:delText>
        </w:r>
      </w:del>
      <w:r>
        <w:rPr>
          <w:rFonts w:ascii="GE Inspira" w:hAnsi="GE Inspira"/>
          <w:sz w:val="22"/>
        </w:rPr>
        <w:t>s also a composite of a raw measurement and a Mastering Value.  The mastering value allow</w:t>
      </w:r>
      <w:ins w:author="Runkel, Dave (GE Vernova)" w:date="2023-08-15T15:14:00Z" w:id="6">
        <w:r w:rsidR="00BB1109">
          <w:rPr>
            <w:rFonts w:ascii="GE Inspira" w:hAnsi="GE Inspira"/>
            <w:sz w:val="22"/>
          </w:rPr>
          <w:t>ed</w:t>
        </w:r>
      </w:ins>
      <w:del w:author="Runkel, Dave (GE Vernova)" w:date="2023-08-15T15:14:00Z" w:id="7">
        <w:r w:rsidDel="00BB1109">
          <w:rPr>
            <w:rFonts w:ascii="GE Inspira" w:hAnsi="GE Inspira"/>
            <w:sz w:val="22"/>
          </w:rPr>
          <w:delText>s</w:delText>
        </w:r>
      </w:del>
      <w:r>
        <w:rPr>
          <w:rFonts w:ascii="GE Inspira" w:hAnsi="GE Inspira"/>
          <w:sz w:val="22"/>
        </w:rPr>
        <w:t xml:space="preserve"> the sensor to be </w:t>
      </w:r>
      <w:del w:author="Runkel, Dave (GE Vernova)" w:date="2023-08-15T15:14:00Z" w:id="8">
        <w:r w:rsidDel="00BB1109">
          <w:rPr>
            <w:rFonts w:ascii="GE Inspira" w:hAnsi="GE Inspira"/>
            <w:sz w:val="22"/>
          </w:rPr>
          <w:delText xml:space="preserve">calibrated </w:delText>
        </w:r>
      </w:del>
      <w:ins w:author="Runkel, Dave (GE Vernova)" w:date="2023-08-15T15:14:00Z" w:id="9">
        <w:r w:rsidR="00BB1109">
          <w:rPr>
            <w:rFonts w:ascii="GE Inspira" w:hAnsi="GE Inspira"/>
            <w:sz w:val="22"/>
          </w:rPr>
          <w:t>adjusted</w:t>
        </w:r>
        <w:r w:rsidR="00BB1109">
          <w:rPr>
            <w:rFonts w:ascii="GE Inspira" w:hAnsi="GE Inspira"/>
            <w:sz w:val="22"/>
          </w:rPr>
          <w:t xml:space="preserve"> </w:t>
        </w:r>
      </w:ins>
      <w:r>
        <w:rPr>
          <w:rFonts w:ascii="GE Inspira" w:hAnsi="GE Inspira"/>
          <w:sz w:val="22"/>
        </w:rPr>
        <w:t xml:space="preserve">by placing an object in the measurement range of the sensor, and then “mastering” the sensor.  This </w:t>
      </w:r>
      <w:del w:author="Runkel, Dave (GE Vernova)" w:date="2023-08-15T15:14:00Z" w:id="10">
        <w:r w:rsidDel="00BB1109">
          <w:rPr>
            <w:rFonts w:ascii="GE Inspira" w:hAnsi="GE Inspira"/>
            <w:sz w:val="22"/>
          </w:rPr>
          <w:delText xml:space="preserve">adds </w:delText>
        </w:r>
      </w:del>
      <w:ins w:author="Runkel, Dave (GE Vernova)" w:date="2023-08-15T15:14:00Z" w:id="11">
        <w:r w:rsidR="00BB1109">
          <w:rPr>
            <w:rFonts w:ascii="GE Inspira" w:hAnsi="GE Inspira"/>
            <w:sz w:val="22"/>
          </w:rPr>
          <w:t>was thought to add</w:t>
        </w:r>
        <w:r w:rsidR="00BB1109">
          <w:rPr>
            <w:rFonts w:ascii="GE Inspira" w:hAnsi="GE Inspira"/>
            <w:sz w:val="22"/>
          </w:rPr>
          <w:t xml:space="preserve"> </w:t>
        </w:r>
      </w:ins>
      <w:r>
        <w:rPr>
          <w:rFonts w:ascii="GE Inspira" w:hAnsi="GE Inspira"/>
          <w:sz w:val="22"/>
        </w:rPr>
        <w:t xml:space="preserve">a constant value to the output of the sensor allowing the user to </w:t>
      </w:r>
      <w:r w:rsidR="002B2371">
        <w:rPr>
          <w:rFonts w:ascii="GE Inspira" w:hAnsi="GE Inspira"/>
          <w:sz w:val="22"/>
        </w:rPr>
        <w:t xml:space="preserve">perform a </w:t>
      </w:r>
      <w:ins w:author="Runkel, Dave (GE Vernova)" w:date="2023-08-15T15:14:00Z" w:id="12">
        <w:r w:rsidR="00BB1109">
          <w:rPr>
            <w:rFonts w:ascii="GE Inspira" w:hAnsi="GE Inspira"/>
            <w:sz w:val="22"/>
          </w:rPr>
          <w:t xml:space="preserve">field </w:t>
        </w:r>
      </w:ins>
      <w:r w:rsidR="002B2371">
        <w:rPr>
          <w:rFonts w:ascii="GE Inspira" w:hAnsi="GE Inspira"/>
          <w:sz w:val="22"/>
        </w:rPr>
        <w:t>calibration of the sensor before using it.  This mean</w:t>
      </w:r>
      <w:ins w:author="Runkel, Dave (GE Vernova)" w:date="2023-08-15T15:14:00Z" w:id="13">
        <w:r w:rsidR="00BB1109">
          <w:rPr>
            <w:rFonts w:ascii="GE Inspira" w:hAnsi="GE Inspira"/>
            <w:sz w:val="22"/>
          </w:rPr>
          <w:t>t</w:t>
        </w:r>
      </w:ins>
      <w:del w:author="Runkel, Dave (GE Vernova)" w:date="2023-08-15T15:14:00Z" w:id="14">
        <w:r w:rsidDel="00BB1109" w:rsidR="002B2371">
          <w:rPr>
            <w:rFonts w:ascii="GE Inspira" w:hAnsi="GE Inspira"/>
            <w:sz w:val="22"/>
          </w:rPr>
          <w:delText>s</w:delText>
        </w:r>
      </w:del>
      <w:r w:rsidR="002B2371">
        <w:rPr>
          <w:rFonts w:ascii="GE Inspira" w:hAnsi="GE Inspira"/>
          <w:sz w:val="22"/>
        </w:rPr>
        <w:t xml:space="preserve"> that </w:t>
      </w:r>
      <w:r w:rsidR="002B2371">
        <w:rPr>
          <w:rFonts w:ascii="GE Inspira" w:hAnsi="GE Inspira"/>
          <w:i/>
          <w:iCs/>
          <w:sz w:val="22"/>
        </w:rPr>
        <w:t>D</w:t>
      </w:r>
      <w:r w:rsidR="002B2371">
        <w:rPr>
          <w:rFonts w:ascii="GE Inspira" w:hAnsi="GE Inspira"/>
          <w:sz w:val="22"/>
        </w:rPr>
        <w:t xml:space="preserve"> is a composite value of the sensor reading and some offset</w:t>
      </w:r>
      <w:r w:rsidR="004F505B">
        <w:rPr>
          <w:rFonts w:ascii="GE Inspira" w:hAnsi="GE Inspira"/>
          <w:sz w:val="22"/>
        </w:rPr>
        <w:t xml:space="preserve"> (</w:t>
      </w:r>
      <w:r w:rsidR="004F505B">
        <w:rPr>
          <w:rFonts w:ascii="GE Inspira" w:hAnsi="GE Inspira"/>
          <w:i/>
          <w:iCs/>
          <w:sz w:val="22"/>
        </w:rPr>
        <w:t>MO</w:t>
      </w:r>
      <w:r w:rsidR="004F505B">
        <w:rPr>
          <w:rFonts w:ascii="GE Inspira" w:hAnsi="GE Inspira"/>
          <w:sz w:val="22"/>
        </w:rPr>
        <w:t>).  Therefore:</w:t>
      </w:r>
    </w:p>
    <w:p w:rsidR="004F505B" w:rsidRDefault="004F505B" w14:paraId="325DDE81" w14:textId="77777777">
      <w:pPr>
        <w:ind w:right="-360"/>
        <w:rPr>
          <w:rFonts w:ascii="GE Inspira" w:hAnsi="GE Inspira"/>
          <w:sz w:val="22"/>
        </w:rPr>
      </w:pPr>
    </w:p>
    <w:p w:rsidR="002B2371" w:rsidP="00BB180C" w:rsidRDefault="004F505B" w14:paraId="736086C0" w14:textId="3E51E1F7">
      <w:pPr>
        <w:pStyle w:val="Caption"/>
        <w:jc w:val="right"/>
        <w:rPr>
          <w:rFonts w:ascii="GE Inspira" w:hAnsi="GE Inspira"/>
          <w:sz w:val="22"/>
        </w:rPr>
      </w:pPr>
      <m:oMath>
        <m:r>
          <w:rPr>
            <w:rFonts w:ascii="Cambria Math" w:hAnsi="Cambria Math"/>
            <w:sz w:val="22"/>
          </w:rPr>
          <m:t>D=d+</m:t>
        </m:r>
        <m:r>
          <w:rPr>
            <w:rFonts w:ascii="Cambria Math" w:hAnsi="Cambria Math" w:cs="Courier New"/>
            <w:sz w:val="22"/>
          </w:rPr>
          <m:t>δ</m:t>
        </m:r>
      </m:oMath>
      <w:r w:rsidR="002A6798">
        <w:rPr>
          <w:sz w:val="22"/>
        </w:rPr>
        <w:tab/>
      </w:r>
      <w:r w:rsidR="002A6798">
        <w:rPr>
          <w:sz w:val="22"/>
        </w:rPr>
        <w:tab/>
      </w:r>
      <w:r w:rsidR="002A6798">
        <w:rPr>
          <w:sz w:val="22"/>
        </w:rPr>
        <w:tab/>
      </w:r>
      <w:r w:rsidR="002A6798">
        <w:rPr>
          <w:sz w:val="22"/>
        </w:rPr>
        <w:tab/>
      </w:r>
      <w:r w:rsidR="002A6798">
        <w:rPr>
          <w:sz w:val="22"/>
        </w:rPr>
        <w:tab/>
      </w:r>
      <w:r w:rsidR="002A6798">
        <w:rPr>
          <w:sz w:val="22"/>
        </w:rPr>
        <w:tab/>
      </w:r>
      <w:r w:rsidR="002A6798">
        <w:t xml:space="preserve">( </w:t>
      </w:r>
      <w:r>
        <w:fldChar w:fldCharType="begin"/>
      </w:r>
      <w:r>
        <w:instrText> SEQ ( \* ARABIC </w:instrText>
      </w:r>
      <w:r>
        <w:fldChar w:fldCharType="separate"/>
      </w:r>
      <w:r w:rsidR="00427D48">
        <w:rPr>
          <w:noProof/>
        </w:rPr>
        <w:t>2</w:t>
      </w:r>
      <w:r>
        <w:fldChar w:fldCharType="end"/>
      </w:r>
      <w:r w:rsidR="002A6798">
        <w:t xml:space="preserve"> )</w:t>
      </w:r>
    </w:p>
    <w:p w:rsidR="00C63738" w:rsidRDefault="004F505B" w14:paraId="78C10C4A" w14:textId="18B59C5E">
      <w:pPr>
        <w:ind w:right="-360"/>
        <w:rPr>
          <w:rFonts w:ascii="GE Inspira" w:hAnsi="GE Inspira"/>
          <w:sz w:val="22"/>
        </w:rPr>
      </w:pPr>
      <w:r>
        <w:rPr>
          <w:rFonts w:ascii="GE Inspira" w:hAnsi="GE Inspira"/>
          <w:sz w:val="22"/>
        </w:rPr>
        <w:t xml:space="preserve">Where </w:t>
      </w:r>
      <w:r w:rsidRPr="004F505B">
        <w:rPr>
          <w:rFonts w:ascii="GE Inspira" w:hAnsi="GE Inspira"/>
          <w:i/>
          <w:iCs/>
          <w:sz w:val="22"/>
        </w:rPr>
        <w:t>d</w:t>
      </w:r>
      <w:r>
        <w:rPr>
          <w:rFonts w:ascii="GE Inspira" w:hAnsi="GE Inspira"/>
          <w:sz w:val="22"/>
        </w:rPr>
        <w:t xml:space="preserve"> is the distance measured</w:t>
      </w:r>
      <w:r w:rsidR="0013729C">
        <w:rPr>
          <w:rFonts w:ascii="GE Inspira" w:hAnsi="GE Inspira"/>
          <w:sz w:val="22"/>
        </w:rPr>
        <w:t>,</w:t>
      </w:r>
      <w:r>
        <w:rPr>
          <w:rFonts w:ascii="GE Inspira" w:hAnsi="GE Inspira"/>
          <w:sz w:val="22"/>
        </w:rPr>
        <w:t xml:space="preserve"> and </w:t>
      </w:r>
      <m:oMath>
        <m:r>
          <w:rPr>
            <w:rFonts w:ascii="Cambria Math" w:hAnsi="Cambria Math" w:cs="Courier New"/>
            <w:sz w:val="22"/>
          </w:rPr>
          <m:t>δ</m:t>
        </m:r>
      </m:oMath>
      <w:r>
        <w:rPr>
          <w:rFonts w:ascii="GE Inspira" w:hAnsi="GE Inspira"/>
          <w:sz w:val="22"/>
        </w:rPr>
        <w:t xml:space="preserve"> is the mastering offset. </w:t>
      </w:r>
      <w:r w:rsidR="00830FC5">
        <w:rPr>
          <w:rFonts w:ascii="GE Inspira" w:hAnsi="GE Inspira"/>
          <w:sz w:val="22"/>
        </w:rPr>
        <w:t xml:space="preserve">Once mastering </w:t>
      </w:r>
      <w:ins w:author="Runkel, Dave (GE Vernova)" w:date="2023-08-15T15:15:00Z" w:id="15">
        <w:r w:rsidR="00BB1109">
          <w:rPr>
            <w:rFonts w:ascii="GE Inspira" w:hAnsi="GE Inspira"/>
            <w:sz w:val="22"/>
          </w:rPr>
          <w:t>was</w:t>
        </w:r>
      </w:ins>
      <w:del w:author="Runkel, Dave (GE Vernova)" w:date="2023-08-15T15:15:00Z" w:id="16">
        <w:r w:rsidDel="00BB1109" w:rsidR="00830FC5">
          <w:rPr>
            <w:rFonts w:ascii="GE Inspira" w:hAnsi="GE Inspira"/>
            <w:sz w:val="22"/>
          </w:rPr>
          <w:delText>is</w:delText>
        </w:r>
      </w:del>
      <w:r w:rsidR="00830FC5">
        <w:rPr>
          <w:rFonts w:ascii="GE Inspira" w:hAnsi="GE Inspira"/>
          <w:sz w:val="22"/>
        </w:rPr>
        <w:t xml:space="preserve"> complete, the sensor only report</w:t>
      </w:r>
      <w:ins w:author="Runkel, Dave (GE Vernova)" w:date="2023-08-15T15:15:00Z" w:id="17">
        <w:r w:rsidR="00BB1109">
          <w:rPr>
            <w:rFonts w:ascii="GE Inspira" w:hAnsi="GE Inspira"/>
            <w:sz w:val="22"/>
          </w:rPr>
          <w:t>ed</w:t>
        </w:r>
      </w:ins>
      <w:del w:author="Runkel, Dave (GE Vernova)" w:date="2023-08-15T15:15:00Z" w:id="18">
        <w:r w:rsidDel="00BB1109" w:rsidR="00830FC5">
          <w:rPr>
            <w:rFonts w:ascii="GE Inspira" w:hAnsi="GE Inspira"/>
            <w:sz w:val="22"/>
          </w:rPr>
          <w:delText>s</w:delText>
        </w:r>
      </w:del>
      <w:r w:rsidR="00830FC5">
        <w:rPr>
          <w:rFonts w:ascii="GE Inspira" w:hAnsi="GE Inspira"/>
          <w:sz w:val="22"/>
        </w:rPr>
        <w:t xml:space="preserve"> a displacement, </w:t>
      </w:r>
      <w:r w:rsidR="00830FC5">
        <w:rPr>
          <w:rFonts w:ascii="GE Inspira" w:hAnsi="GE Inspira"/>
          <w:i/>
          <w:iCs/>
          <w:sz w:val="22"/>
        </w:rPr>
        <w:t>D</w:t>
      </w:r>
      <w:r w:rsidR="00830FC5">
        <w:rPr>
          <w:rFonts w:ascii="GE Inspira" w:hAnsi="GE Inspira"/>
          <w:sz w:val="22"/>
        </w:rPr>
        <w:t xml:space="preserve">. </w:t>
      </w:r>
      <w:ins w:author="Runkel, Dave (GE Vernova)" w:date="2023-08-15T15:15:00Z" w:id="19">
        <w:r w:rsidR="00BB1109">
          <w:rPr>
            <w:rFonts w:ascii="GE Inspira" w:hAnsi="GE Inspira"/>
            <w:sz w:val="22"/>
          </w:rPr>
          <w:t>This methodology was updated in 2022 to remove the “mastering” process because, according to th</w:t>
        </w:r>
      </w:ins>
      <w:ins w:author="Runkel, Dave (GE Vernova)" w:date="2023-08-15T15:16:00Z" w:id="20">
        <w:r w:rsidR="00BB1109">
          <w:rPr>
            <w:rFonts w:ascii="GE Inspira" w:hAnsi="GE Inspira"/>
            <w:sz w:val="22"/>
          </w:rPr>
          <w:t>e manufacturer of the sensor and controllers, masterin is a method to shift the zero point of the sensor, effectively adjusting your scale to allow for both positive and negative measurements. Mastering</w:t>
        </w:r>
      </w:ins>
      <w:ins w:author="Runkel, Dave (GE Vernova)" w:date="2023-08-15T15:17:00Z" w:id="21">
        <w:r w:rsidR="00BB1109">
          <w:rPr>
            <w:rFonts w:ascii="GE Inspira" w:hAnsi="GE Inspira"/>
            <w:sz w:val="22"/>
          </w:rPr>
          <w:t xml:space="preserve"> was replaced by a very similar process called the “operability check” wherein the sensor is placed in the fixture and a displacement measured. This measured displacement is then compared to a calculated displacement based on the known values ot sensor length, start of measuring range, and the fi</w:t>
        </w:r>
      </w:ins>
      <w:ins w:author="Runkel, Dave (GE Vernova)" w:date="2023-08-15T15:18:00Z" w:id="22">
        <w:r w:rsidR="00BB1109">
          <w:rPr>
            <w:rFonts w:ascii="GE Inspira" w:hAnsi="GE Inspira"/>
            <w:sz w:val="22"/>
          </w:rPr>
          <w:t>xture height. The op.check provides an early failure detection of the sensor by alerting the user to a</w:t>
        </w:r>
      </w:ins>
      <w:ins w:author="Runkel, Dave (GE Vernova)" w:date="2023-08-15T15:19:00Z" w:id="23">
        <w:r w:rsidR="00BB1109">
          <w:rPr>
            <w:rFonts w:ascii="GE Inspira" w:hAnsi="GE Inspira"/>
            <w:sz w:val="22"/>
          </w:rPr>
          <w:t xml:space="preserve"> measurement discrepancy that could be an indication of a failed sensor. </w:t>
        </w:r>
      </w:ins>
      <w:r w:rsidRPr="004F505B" w:rsidR="002B2371">
        <w:rPr>
          <w:rFonts w:ascii="GE Inspira" w:hAnsi="GE Inspira"/>
          <w:sz w:val="22"/>
        </w:rPr>
        <w:t>Under</w:t>
      </w:r>
      <w:r w:rsidR="002B2371">
        <w:rPr>
          <w:rFonts w:ascii="GE Inspira" w:hAnsi="GE Inspira"/>
          <w:sz w:val="22"/>
        </w:rPr>
        <w:t xml:space="preserve"> real-world conditions</w:t>
      </w:r>
      <w:r>
        <w:rPr>
          <w:rFonts w:ascii="GE Inspira" w:hAnsi="GE Inspira"/>
          <w:sz w:val="22"/>
        </w:rPr>
        <w:t xml:space="preserve"> </w:t>
      </w:r>
      <w:r w:rsidR="00E8314E">
        <w:rPr>
          <w:rFonts w:ascii="GE Inspira" w:hAnsi="GE Inspira"/>
          <w:sz w:val="22"/>
        </w:rPr>
        <w:t>all</w:t>
      </w:r>
      <w:r>
        <w:rPr>
          <w:rFonts w:ascii="GE Inspira" w:hAnsi="GE Inspira"/>
          <w:sz w:val="22"/>
        </w:rPr>
        <w:t xml:space="preserve"> the variables in will have a tolerance associated with them so that</w:t>
      </w:r>
      <w:r w:rsidRPr="00C565F0" w:rsidR="00C565F0">
        <w:rPr>
          <w:rFonts w:ascii="GE Inspira" w:hAnsi="GE Inspira"/>
          <w:sz w:val="22"/>
          <w:vertAlign w:val="subscript"/>
        </w:rPr>
        <w:t xml:space="preserve"> 1</w:t>
      </w:r>
      <w:r>
        <w:rPr>
          <w:rFonts w:ascii="GE Inspira" w:hAnsi="GE Inspira"/>
          <w:sz w:val="22"/>
        </w:rPr>
        <w:t>:</w:t>
      </w:r>
    </w:p>
    <w:p w:rsidR="004F505B" w:rsidRDefault="004F505B" w14:paraId="7193A2E7" w14:textId="77777777">
      <w:pPr>
        <w:ind w:right="-360"/>
        <w:rPr>
          <w:rFonts w:ascii="GE Inspira" w:hAnsi="GE Inspira"/>
          <w:sz w:val="22"/>
        </w:rPr>
      </w:pPr>
    </w:p>
    <w:p w:rsidRPr="00C565F0" w:rsidR="004F505B" w:rsidP="002A6798" w:rsidRDefault="004F505B" w14:paraId="360C9815" w14:textId="6EFB08EB">
      <w:pPr>
        <w:pStyle w:val="Caption"/>
        <w:jc w:val="right"/>
        <w:rPr>
          <w:rFonts w:ascii="GE Inspira" w:hAnsi="GE Inspira"/>
          <w:sz w:val="22"/>
        </w:rPr>
      </w:pPr>
      <m:oMath>
        <m:r>
          <w:rPr>
            <w:rFonts w:ascii="Cambria Math" w:hAnsi="Cambria Math"/>
            <w:sz w:val="22"/>
          </w:rPr>
          <m:t>C=(SL+</m:t>
        </m:r>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0</m:t>
            </m:r>
          </m:sub>
        </m:sSub>
        <m:r>
          <w:rPr>
            <w:rFonts w:ascii="Cambria Math" w:hAnsi="Cambria Math"/>
            <w:sz w:val="22"/>
          </w:rPr>
          <m:t>)+(SMR+</m:t>
        </m:r>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1</m:t>
            </m:r>
          </m:sub>
        </m:sSub>
        <m:r>
          <w:rPr>
            <w:rFonts w:ascii="Cambria Math" w:hAnsi="Cambria Math"/>
            <w:sz w:val="22"/>
          </w:rPr>
          <m:t>)+(D+</m:t>
        </m:r>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2</m:t>
            </m:r>
          </m:sub>
        </m:sSub>
        <m:r>
          <w:rPr>
            <w:rFonts w:ascii="Cambria Math" w:hAnsi="Cambria Math"/>
            <w:sz w:val="22"/>
          </w:rPr>
          <m:t>)-(SH+</m:t>
        </m:r>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3</m:t>
            </m:r>
          </m:sub>
        </m:sSub>
        <m:r>
          <w:rPr>
            <w:rFonts w:ascii="Cambria Math" w:hAnsi="Cambria Math"/>
            <w:sz w:val="22"/>
          </w:rPr>
          <m:t>)-(CT+</m:t>
        </m:r>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4</m:t>
            </m:r>
          </m:sub>
        </m:sSub>
        <m:r>
          <w:rPr>
            <w:rFonts w:ascii="Cambria Math" w:hAnsi="Cambria Math"/>
            <w:sz w:val="22"/>
          </w:rPr>
          <m:t>)</m:t>
        </m:r>
      </m:oMath>
      <w:r w:rsidR="002A6798">
        <w:rPr>
          <w:sz w:val="22"/>
        </w:rPr>
        <w:tab/>
      </w:r>
      <w:r w:rsidR="002A6798">
        <w:rPr>
          <w:sz w:val="22"/>
        </w:rPr>
        <w:tab/>
      </w:r>
      <w:r w:rsidR="002A6798">
        <w:t xml:space="preserve">( </w:t>
      </w:r>
      <w:r>
        <w:fldChar w:fldCharType="begin"/>
      </w:r>
      <w:r>
        <w:instrText> SEQ ( \* ARABIC </w:instrText>
      </w:r>
      <w:r>
        <w:fldChar w:fldCharType="separate"/>
      </w:r>
      <w:r w:rsidR="00427D48">
        <w:rPr>
          <w:noProof/>
        </w:rPr>
        <w:t>3</w:t>
      </w:r>
      <w:r>
        <w:fldChar w:fldCharType="end"/>
      </w:r>
      <w:r w:rsidR="002A6798">
        <w:t xml:space="preserve"> )</w:t>
      </w:r>
    </w:p>
    <w:p w:rsidR="00F32FAD" w:rsidP="004F505B" w:rsidRDefault="00F32FAD" w14:paraId="26576BCF" w14:textId="77777777">
      <w:pPr>
        <w:ind w:right="-360"/>
        <w:rPr>
          <w:rFonts w:ascii="GE Inspira" w:hAnsi="GE Inspira"/>
          <w:sz w:val="22"/>
        </w:rPr>
      </w:pPr>
    </w:p>
    <w:p w:rsidR="00C565F0" w:rsidP="004F505B" w:rsidRDefault="00F32FAD" w14:paraId="0CEEEC81" w14:textId="6553153C">
      <w:pPr>
        <w:ind w:right="-360"/>
        <w:rPr>
          <w:rFonts w:ascii="GE Inspira" w:hAnsi="GE Inspira"/>
          <w:sz w:val="22"/>
        </w:rPr>
      </w:pPr>
      <w:r>
        <w:rPr>
          <w:rFonts w:ascii="GE Inspira" w:hAnsi="GE Inspira"/>
          <w:sz w:val="22"/>
        </w:rPr>
        <w:t>Since all the tolerances are constant</w:t>
      </w:r>
      <w:r w:rsidR="00A411BF">
        <w:rPr>
          <w:rFonts w:ascii="GE Inspira" w:hAnsi="GE Inspira"/>
          <w:sz w:val="22"/>
        </w:rPr>
        <w:t>s</w:t>
      </w:r>
      <w:r>
        <w:rPr>
          <w:rFonts w:ascii="GE Inspira" w:hAnsi="GE Inspira"/>
          <w:sz w:val="22"/>
        </w:rPr>
        <w:t>, these can be combined into a single offset that is added to calibrate the sensor.</w:t>
      </w:r>
    </w:p>
    <w:p w:rsidR="00906708" w:rsidP="002A6798" w:rsidRDefault="00F32FAD" w14:paraId="6E7AC5DC" w14:textId="6F61F616">
      <w:pPr>
        <w:pStyle w:val="Caption"/>
        <w:jc w:val="right"/>
        <w:rPr>
          <w:rFonts w:ascii="GE Inspira" w:hAnsi="GE Inspira"/>
          <w:sz w:val="22"/>
        </w:rPr>
      </w:pPr>
      <m:oMath>
        <m:r>
          <w:rPr>
            <w:rFonts w:ascii="Cambria Math" w:hAnsi="Cambria Math"/>
            <w:sz w:val="22"/>
          </w:rPr>
          <m:t>C=SL+SMR+D-SH-CT+</m:t>
        </m:r>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5</m:t>
            </m:r>
          </m:sub>
        </m:sSub>
      </m:oMath>
      <w:r w:rsidR="002A6798">
        <w:rPr>
          <w:sz w:val="22"/>
        </w:rPr>
        <w:tab/>
      </w:r>
      <w:r w:rsidR="002A6798">
        <w:rPr>
          <w:sz w:val="22"/>
        </w:rPr>
        <w:tab/>
      </w:r>
      <w:r w:rsidR="002A6798">
        <w:rPr>
          <w:sz w:val="22"/>
        </w:rPr>
        <w:tab/>
      </w:r>
      <w:r w:rsidR="002A6798">
        <w:rPr>
          <w:sz w:val="22"/>
        </w:rPr>
        <w:tab/>
      </w:r>
      <w:r w:rsidR="002A6798">
        <w:t xml:space="preserve">( </w:t>
      </w:r>
      <w:r>
        <w:fldChar w:fldCharType="begin"/>
      </w:r>
      <w:r>
        <w:instrText> SEQ ( \* ARABIC </w:instrText>
      </w:r>
      <w:r>
        <w:fldChar w:fldCharType="separate"/>
      </w:r>
      <w:r w:rsidR="00427D48">
        <w:rPr>
          <w:noProof/>
        </w:rPr>
        <w:t>4</w:t>
      </w:r>
      <w:r>
        <w:fldChar w:fldCharType="end"/>
      </w:r>
      <w:r w:rsidR="002A6798">
        <w:t xml:space="preserve"> )</w:t>
      </w:r>
    </w:p>
    <w:p w:rsidR="00906708" w:rsidP="00906708" w:rsidRDefault="00BB1109" w14:paraId="69344C7A" w14:textId="704DE265">
      <w:pPr>
        <w:ind w:right="-360"/>
        <w:rPr>
          <w:rFonts w:ascii="GE Inspira" w:hAnsi="GE Inspira"/>
          <w:sz w:val="22"/>
        </w:rPr>
      </w:pPr>
      <w:ins w:author="Runkel, Dave (GE Vernova)" w:date="2023-08-15T15:20:00Z" w:id="24">
        <w:r>
          <w:rPr>
            <w:rFonts w:ascii="GE Inspira" w:hAnsi="GE Inspira"/>
            <w:sz w:val="22"/>
          </w:rPr>
          <w:t xml:space="preserve">However, a recent addition (around 2020) allows the app to directly pull the SL, SMR, and MR directly from the controller. This was accomplished by </w:t>
        </w:r>
      </w:ins>
      <w:ins w:author="Runkel, Dave (GE Vernova)" w:date="2023-08-15T15:21:00Z" w:id="25">
        <w:r>
          <w:rPr>
            <w:rFonts w:ascii="GE Inspira" w:hAnsi="GE Inspira"/>
            <w:sz w:val="22"/>
          </w:rPr>
          <w:t xml:space="preserve">adding these parameters into the sensor serial number and then pulling them from the controller via the app. </w:t>
        </w:r>
      </w:ins>
      <w:r w:rsidR="00A83678">
        <w:rPr>
          <w:rFonts w:ascii="GE Inspira" w:hAnsi="GE Inspira"/>
          <w:sz w:val="22"/>
        </w:rPr>
        <w:t>The E4-Point tool</w:t>
      </w:r>
      <w:r w:rsidR="00906708">
        <w:rPr>
          <w:rFonts w:ascii="GE Inspira" w:hAnsi="GE Inspira"/>
          <w:sz w:val="22"/>
        </w:rPr>
        <w:t xml:space="preserve"> saves the </w:t>
      </w:r>
      <w:r w:rsidR="00906708">
        <w:rPr>
          <w:rFonts w:ascii="GE Inspira" w:hAnsi="GE Inspira"/>
          <w:i/>
          <w:iCs/>
          <w:sz w:val="22"/>
        </w:rPr>
        <w:t>SMR</w:t>
      </w:r>
      <w:r w:rsidR="00906708">
        <w:rPr>
          <w:rFonts w:ascii="GE Inspira" w:hAnsi="GE Inspira"/>
          <w:sz w:val="22"/>
        </w:rPr>
        <w:t xml:space="preserve">, </w:t>
      </w:r>
      <w:r w:rsidR="00906708">
        <w:rPr>
          <w:rFonts w:ascii="GE Inspira" w:hAnsi="GE Inspira"/>
          <w:i/>
          <w:iCs/>
          <w:sz w:val="22"/>
        </w:rPr>
        <w:t>SL</w:t>
      </w:r>
      <w:r w:rsidR="00906708">
        <w:rPr>
          <w:rFonts w:ascii="GE Inspira" w:hAnsi="GE Inspira"/>
          <w:sz w:val="22"/>
        </w:rPr>
        <w:t xml:space="preserve">, and </w:t>
      </w:r>
      <m:oMath>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5</m:t>
            </m:r>
          </m:sub>
        </m:sSub>
      </m:oMath>
      <w:r w:rsidR="00906708">
        <w:rPr>
          <w:rFonts w:ascii="GE Inspira" w:hAnsi="GE Inspira"/>
          <w:sz w:val="22"/>
        </w:rPr>
        <w:t xml:space="preserve"> values in the file e4pt_config.js in a JSON object named “sensor_data” as follows:</w:t>
      </w:r>
    </w:p>
    <w:p w:rsidR="00906708" w:rsidP="00906708" w:rsidRDefault="00906708" w14:paraId="6AA1E23A" w14:textId="77777777">
      <w:pPr>
        <w:ind w:right="-360"/>
        <w:rPr>
          <w:rFonts w:ascii="GE Inspira" w:hAnsi="GE Inspira"/>
          <w:sz w:val="22"/>
        </w:rPr>
      </w:pPr>
    </w:p>
    <w:p w:rsidRPr="00906708" w:rsidR="00906708" w:rsidP="00906708" w:rsidRDefault="00906708" w14:paraId="2F8BEF16" w14:textId="77777777">
      <w:pPr>
        <w:ind w:left="1440" w:right="-360"/>
        <w:rPr>
          <w:rFonts w:ascii="GE Inspira" w:hAnsi="GE Inspira"/>
          <w:sz w:val="22"/>
        </w:rPr>
      </w:pPr>
      <w:r w:rsidRPr="00906708">
        <w:rPr>
          <w:rFonts w:ascii="GE Inspira" w:hAnsi="GE Inspira"/>
          <w:sz w:val="22"/>
        </w:rPr>
        <w:t>sensor_data = {</w:t>
      </w:r>
    </w:p>
    <w:p w:rsidRPr="00906708" w:rsidR="00906708" w:rsidP="00906708" w:rsidRDefault="00906708" w14:paraId="265FE98C" w14:textId="77777777">
      <w:pPr>
        <w:ind w:left="1440" w:right="-360"/>
        <w:rPr>
          <w:rFonts w:ascii="GE Inspira" w:hAnsi="GE Inspira"/>
          <w:sz w:val="22"/>
        </w:rPr>
      </w:pPr>
      <w:r w:rsidRPr="00906708">
        <w:rPr>
          <w:rFonts w:ascii="GE Inspira" w:hAnsi="GE Inspira"/>
          <w:sz w:val="22"/>
        </w:rPr>
        <w:t xml:space="preserve">    'start_measurement_range':0.433,</w:t>
      </w:r>
    </w:p>
    <w:p w:rsidR="00906708" w:rsidP="00906708" w:rsidRDefault="00906708" w14:paraId="488F6F6F" w14:textId="026A2E2E">
      <w:pPr>
        <w:ind w:left="1440" w:right="-360"/>
        <w:rPr>
          <w:rFonts w:ascii="GE Inspira" w:hAnsi="GE Inspira"/>
          <w:sz w:val="22"/>
        </w:rPr>
      </w:pPr>
      <w:r w:rsidRPr="00906708">
        <w:rPr>
          <w:rFonts w:ascii="GE Inspira" w:hAnsi="GE Inspira"/>
          <w:sz w:val="22"/>
        </w:rPr>
        <w:t xml:space="preserve">    'sensor_length':8.922</w:t>
      </w:r>
      <w:r>
        <w:rPr>
          <w:rFonts w:ascii="GE Inspira" w:hAnsi="GE Inspira"/>
          <w:sz w:val="22"/>
        </w:rPr>
        <w:t>,</w:t>
      </w:r>
    </w:p>
    <w:p w:rsidRPr="00906708" w:rsidR="00906708" w:rsidP="00906708" w:rsidRDefault="00906708" w14:paraId="3E7A3FF3" w14:textId="592449C1">
      <w:pPr>
        <w:ind w:left="1440" w:right="-360"/>
        <w:rPr>
          <w:rFonts w:ascii="GE Inspira" w:hAnsi="GE Inspira"/>
          <w:sz w:val="22"/>
        </w:rPr>
      </w:pPr>
      <w:r>
        <w:rPr>
          <w:rFonts w:ascii="GE Inspira" w:hAnsi="GE Inspira"/>
          <w:sz w:val="22"/>
        </w:rPr>
        <w:t xml:space="preserve">    </w:t>
      </w:r>
      <w:r w:rsidRPr="00906708">
        <w:rPr>
          <w:rFonts w:ascii="GE Inspira" w:hAnsi="GE Inspira"/>
          <w:sz w:val="22"/>
        </w:rPr>
        <w:t>'</w:t>
      </w:r>
      <w:r>
        <w:rPr>
          <w:rFonts w:ascii="GE Inspira" w:hAnsi="GE Inspira"/>
          <w:sz w:val="22"/>
        </w:rPr>
        <w:t>master_offset</w:t>
      </w:r>
      <w:r w:rsidRPr="00906708">
        <w:rPr>
          <w:rFonts w:ascii="GE Inspira" w:hAnsi="GE Inspira"/>
          <w:sz w:val="22"/>
        </w:rPr>
        <w:t>'</w:t>
      </w:r>
      <w:r>
        <w:rPr>
          <w:rFonts w:ascii="GE Inspira" w:hAnsi="GE Inspira"/>
          <w:sz w:val="22"/>
        </w:rPr>
        <w:t>:-0.035</w:t>
      </w:r>
    </w:p>
    <w:p w:rsidR="00906708" w:rsidP="00906708" w:rsidRDefault="00906708" w14:paraId="04C78EFA" w14:textId="602E4D6C">
      <w:pPr>
        <w:ind w:left="1440" w:right="-360"/>
        <w:rPr>
          <w:rFonts w:ascii="GE Inspira" w:hAnsi="GE Inspira"/>
          <w:sz w:val="22"/>
        </w:rPr>
      </w:pPr>
      <w:r w:rsidRPr="00906708">
        <w:rPr>
          <w:rFonts w:ascii="GE Inspira" w:hAnsi="GE Inspira"/>
          <w:sz w:val="22"/>
        </w:rPr>
        <w:t xml:space="preserve">}; </w:t>
      </w:r>
    </w:p>
    <w:p w:rsidR="00906708" w:rsidDel="00BB1109" w:rsidP="00906708" w:rsidRDefault="00BB1109" w14:paraId="6B5D200B" w14:textId="4D8C46C9">
      <w:pPr>
        <w:ind w:right="-360"/>
        <w:rPr>
          <w:del w:author="Runkel, Dave (GE Vernova)" w:date="2023-08-15T15:22:00Z" w:id="26"/>
          <w:rFonts w:ascii="GE Inspira" w:hAnsi="GE Inspira"/>
          <w:sz w:val="22"/>
        </w:rPr>
      </w:pPr>
      <w:ins w:author="Runkel, Dave (GE Vernova)" w:date="2023-08-15T15:22:00Z" w:id="27">
        <w:r>
          <w:rPr>
            <w:rFonts w:ascii="GE Inspira" w:hAnsi="GE Inspira"/>
            <w:sz w:val="22"/>
          </w:rPr>
          <w:t xml:space="preserve">Where the hard coded values shown above are replaced with the parameters pulled from the controller. These parameters are precisely determined by Micro Epsilon (uE) </w:t>
        </w:r>
      </w:ins>
      <w:ins w:author="Runkel, Dave (GE Vernova)" w:date="2023-08-15T15:23:00Z" w:id="28">
        <w:r>
          <w:rPr>
            <w:rFonts w:ascii="GE Inspira" w:hAnsi="GE Inspira"/>
            <w:sz w:val="22"/>
          </w:rPr>
          <w:t xml:space="preserve">and input into the controller as part of the standard work for these components. </w:t>
        </w:r>
        <w:r w:rsidR="004348CD">
          <w:rPr>
            <w:rFonts w:ascii="GE Inspira" w:hAnsi="GE Inspira"/>
            <w:sz w:val="22"/>
          </w:rPr>
          <w:t>A QA/QC document has been created to help e</w:t>
        </w:r>
      </w:ins>
      <w:ins w:author="Runkel, Dave (GE Vernova)" w:date="2023-08-15T15:24:00Z" w:id="29">
        <w:r w:rsidR="004348CD">
          <w:rPr>
            <w:rFonts w:ascii="GE Inspira" w:hAnsi="GE Inspira"/>
            <w:sz w:val="22"/>
          </w:rPr>
          <w:t>nsure these parameters are obtained and managed correctly.</w:t>
        </w:r>
      </w:ins>
    </w:p>
    <w:p w:rsidR="00BB1109" w:rsidP="00906708" w:rsidRDefault="00BB1109" w14:paraId="4A3DD520" w14:textId="77777777">
      <w:pPr>
        <w:ind w:right="-360"/>
        <w:rPr>
          <w:ins w:author="Runkel, Dave (GE Vernova)" w:date="2023-08-15T15:22:00Z" w:id="30"/>
          <w:rFonts w:ascii="GE Inspira" w:hAnsi="GE Inspira"/>
          <w:sz w:val="22"/>
        </w:rPr>
      </w:pPr>
    </w:p>
    <w:p w:rsidR="00BB00BD" w:rsidP="00906708" w:rsidRDefault="00906708" w14:paraId="0967CE23" w14:textId="47F20D2F">
      <w:pPr>
        <w:ind w:right="-360"/>
        <w:rPr>
          <w:rFonts w:ascii="GE Inspira" w:hAnsi="GE Inspira"/>
          <w:sz w:val="22"/>
        </w:rPr>
      </w:pPr>
      <w:r>
        <w:rPr>
          <w:rFonts w:ascii="GE Inspira" w:hAnsi="GE Inspira"/>
          <w:sz w:val="22"/>
        </w:rPr>
        <w:t>In the e4pt_config.js file the spacer sizes are also stored in fixed structures</w:t>
      </w:r>
      <w:r w:rsidR="00E371CC">
        <w:rPr>
          <w:rFonts w:ascii="GE Inspira" w:hAnsi="GE Inspira"/>
          <w:sz w:val="22"/>
        </w:rPr>
        <w:t xml:space="preserve"> for each frame size and casing thickness</w:t>
      </w:r>
      <w:r>
        <w:rPr>
          <w:rFonts w:ascii="GE Inspira" w:hAnsi="GE Inspira"/>
          <w:sz w:val="22"/>
        </w:rPr>
        <w:t>.  Based on the user input for frame size, casing thickness and position, the spacer dimensions are looked up</w:t>
      </w:r>
      <w:r w:rsidR="00E94EE2">
        <w:rPr>
          <w:rFonts w:ascii="GE Inspira" w:hAnsi="GE Inspira"/>
          <w:sz w:val="22"/>
        </w:rPr>
        <w:t>.</w:t>
      </w:r>
      <w:r w:rsidR="00BB00BD">
        <w:rPr>
          <w:rFonts w:ascii="GE Inspira" w:hAnsi="GE Inspira"/>
          <w:sz w:val="22"/>
        </w:rPr>
        <w:t xml:space="preserve">  This provides all the necessary measurements to compute the clearance except </w:t>
      </w:r>
      <m:oMath>
        <m:sSub>
          <m:sSubPr>
            <m:ctrlPr>
              <w:rPr>
                <w:rFonts w:ascii="Cambria Math" w:hAnsi="Cambria Math" w:cs="Courier New"/>
                <w:sz w:val="22"/>
              </w:rPr>
            </m:ctrlPr>
          </m:sSubPr>
          <m:e>
            <m:r>
              <w:rPr>
                <w:rFonts w:ascii="Cambria Math" w:hAnsi="Cambria Math" w:cs="Courier New"/>
                <w:sz w:val="22"/>
              </w:rPr>
              <m:t>δ</m:t>
            </m:r>
          </m:e>
          <m:sub>
            <m:r>
              <w:rPr>
                <w:rFonts w:ascii="Cambria Math" w:hAnsi="Cambria Math" w:cs="Courier New"/>
                <w:sz w:val="22"/>
              </w:rPr>
              <m:t>5</m:t>
            </m:r>
          </m:sub>
        </m:sSub>
      </m:oMath>
      <w:r w:rsidR="00BB00BD">
        <w:rPr>
          <w:rFonts w:ascii="GE Inspira" w:hAnsi="GE Inspira"/>
          <w:sz w:val="22"/>
        </w:rPr>
        <w:t xml:space="preserve">, the master offset.  This value </w:t>
      </w:r>
      <w:del w:author="Runkel, Dave (GE Vernova)" w:date="2023-08-15T15:24:00Z" w:id="31">
        <w:r w:rsidDel="004348CD" w:rsidR="00BB00BD">
          <w:rPr>
            <w:rFonts w:ascii="GE Inspira" w:hAnsi="GE Inspira"/>
            <w:sz w:val="22"/>
          </w:rPr>
          <w:delText>can be</w:delText>
        </w:r>
      </w:del>
      <w:ins w:author="Runkel, Dave (GE Vernova)" w:date="2023-08-15T15:24:00Z" w:id="32">
        <w:r w:rsidR="004348CD">
          <w:rPr>
            <w:rFonts w:ascii="GE Inspira" w:hAnsi="GE Inspira"/>
            <w:sz w:val="22"/>
          </w:rPr>
          <w:t>was</w:t>
        </w:r>
      </w:ins>
      <w:r w:rsidR="00BB00BD">
        <w:rPr>
          <w:rFonts w:ascii="GE Inspira" w:hAnsi="GE Inspira"/>
          <w:sz w:val="22"/>
        </w:rPr>
        <w:t xml:space="preserve"> acquired by putting the sensor into a fixture with a known distance to a surface (e.g. 5mm), performing a measurement and computing the difference between the reported value and the known distance.  </w:t>
      </w:r>
      <w:r w:rsidR="002615E9">
        <w:rPr>
          <w:rFonts w:ascii="GE Inspira" w:hAnsi="GE Inspira"/>
          <w:sz w:val="22"/>
        </w:rPr>
        <w:t>Assuming that the length of the sensor and mastering fixture are known to a very tight tolerance</w:t>
      </w:r>
      <w:ins w:author="Runkel, Dave (GE Vernova)" w:date="2023-08-15T15:25:00Z" w:id="33">
        <w:r w:rsidR="004348CD">
          <w:rPr>
            <w:rFonts w:ascii="GE Inspira" w:hAnsi="GE Inspira"/>
            <w:sz w:val="22"/>
          </w:rPr>
          <w:t xml:space="preserve"> (fixture within 0.0003 in and sensor within 0.1mm)</w:t>
        </w:r>
      </w:ins>
      <w:r w:rsidR="002615E9">
        <w:rPr>
          <w:rFonts w:ascii="GE Inspira" w:hAnsi="GE Inspira"/>
          <w:sz w:val="22"/>
        </w:rPr>
        <w:t>, t</w:t>
      </w:r>
      <w:r w:rsidR="00BB00BD">
        <w:rPr>
          <w:rFonts w:ascii="GE Inspira" w:hAnsi="GE Inspira"/>
          <w:sz w:val="22"/>
        </w:rPr>
        <w:t>his will produce the final master offset which account</w:t>
      </w:r>
      <w:del w:author="Runkel, Dave (GE Vernova)" w:date="2023-08-15T15:25:00Z" w:id="34">
        <w:r w:rsidDel="004348CD" w:rsidR="00BB00BD">
          <w:rPr>
            <w:rFonts w:ascii="GE Inspira" w:hAnsi="GE Inspira"/>
            <w:sz w:val="22"/>
          </w:rPr>
          <w:delText>s</w:delText>
        </w:r>
      </w:del>
      <w:ins w:author="Runkel, Dave (GE Vernova)" w:date="2023-08-15T15:25:00Z" w:id="35">
        <w:r w:rsidR="004348CD">
          <w:rPr>
            <w:rFonts w:ascii="GE Inspira" w:hAnsi="GE Inspira"/>
            <w:sz w:val="22"/>
          </w:rPr>
          <w:t>ed</w:t>
        </w:r>
      </w:ins>
      <w:r w:rsidR="00BB00BD">
        <w:rPr>
          <w:rFonts w:ascii="GE Inspira" w:hAnsi="GE Inspira"/>
          <w:sz w:val="22"/>
        </w:rPr>
        <w:t xml:space="preserve"> for all tolerances and errors.</w:t>
      </w:r>
      <w:r w:rsidR="0040427F">
        <w:rPr>
          <w:rFonts w:ascii="GE Inspira" w:hAnsi="GE Inspira"/>
          <w:sz w:val="22"/>
        </w:rPr>
        <w:t xml:space="preserve">  If, after mastering the sensor, the measured distance matches the anticipated value, then the </w:t>
      </w:r>
      <w:r w:rsidR="002615E9">
        <w:rPr>
          <w:rFonts w:ascii="GE Inspira" w:hAnsi="GE Inspira"/>
          <w:sz w:val="22"/>
        </w:rPr>
        <w:t>master_offset value</w:t>
      </w:r>
      <w:r w:rsidR="0040427F">
        <w:rPr>
          <w:rFonts w:ascii="GE Inspira" w:hAnsi="GE Inspira"/>
          <w:sz w:val="22"/>
        </w:rPr>
        <w:t xml:space="preserve"> is set to zero.</w:t>
      </w:r>
      <w:ins w:author="Runkel, Dave (GE Vernova)" w:date="2023-08-15T15:25:00Z" w:id="36">
        <w:r w:rsidR="004348CD">
          <w:rPr>
            <w:rFonts w:ascii="GE Inspira" w:hAnsi="GE Inspira"/>
            <w:sz w:val="22"/>
          </w:rPr>
          <w:t xml:space="preserve"> As noted above, this mastering process was adapted into the operability check process. Cur</w:t>
        </w:r>
      </w:ins>
      <w:ins w:author="Runkel, Dave (GE Vernova)" w:date="2023-08-15T15:26:00Z" w:id="37">
        <w:r w:rsidR="004348CD">
          <w:rPr>
            <w:rFonts w:ascii="GE Inspira" w:hAnsi="GE Inspira"/>
            <w:sz w:val="22"/>
          </w:rPr>
          <w:t xml:space="preserve">rently the delta between measured and calculated displacements is discarded, but there may be use for it in order to reduce the measurement error intrinsic in </w:t>
        </w:r>
      </w:ins>
      <w:ins w:author="Runkel, Dave (GE Vernova)" w:date="2023-08-15T15:27:00Z" w:id="38">
        <w:r w:rsidR="004348CD">
          <w:rPr>
            <w:rFonts w:ascii="GE Inspira" w:hAnsi="GE Inspira"/>
            <w:sz w:val="22"/>
          </w:rPr>
          <w:t>measuring the sensor length, SMR, MR and fixture.</w:t>
        </w:r>
      </w:ins>
    </w:p>
    <w:p w:rsidR="005B7CAD" w:rsidP="00906708" w:rsidRDefault="005B7CAD" w14:paraId="631196EF" w14:textId="34D83687">
      <w:pPr>
        <w:ind w:right="-360"/>
        <w:rPr>
          <w:rFonts w:ascii="GE Inspira" w:hAnsi="GE Inspira"/>
          <w:sz w:val="22"/>
        </w:rPr>
      </w:pPr>
    </w:p>
    <w:p w:rsidR="005B7CAD" w:rsidP="00906708" w:rsidRDefault="00D1745F" w14:paraId="65B09B81" w14:textId="024FC7A7">
      <w:pPr>
        <w:ind w:right="-360"/>
        <w:rPr>
          <w:rFonts w:ascii="GE Inspira" w:hAnsi="GE Inspira"/>
          <w:sz w:val="22"/>
        </w:rPr>
      </w:pPr>
      <w:r>
        <w:rPr>
          <w:rFonts w:ascii="GE Inspira" w:hAnsi="GE Inspira"/>
          <w:b/>
          <w:bCs/>
          <w:sz w:val="22"/>
          <w:u w:val="single"/>
        </w:rPr>
        <w:t>JavaScript</w:t>
      </w:r>
      <w:r w:rsidR="005B7CAD">
        <w:rPr>
          <w:rFonts w:ascii="GE Inspira" w:hAnsi="GE Inspira"/>
          <w:b/>
          <w:bCs/>
          <w:sz w:val="22"/>
          <w:u w:val="single"/>
        </w:rPr>
        <w:t xml:space="preserve"> Operation:</w:t>
      </w:r>
    </w:p>
    <w:p w:rsidR="005B7CAD" w:rsidP="2F7D7A3F" w:rsidRDefault="005B7CAD" w14:paraId="22FCA29A" w14:textId="28EEC005">
      <w:pPr>
        <w:ind w:right="-360"/>
        <w:rPr>
          <w:rFonts w:ascii="GE Inspira" w:hAnsi="GE Inspira"/>
          <w:sz w:val="22"/>
          <w:szCs w:val="22"/>
        </w:rPr>
      </w:pPr>
      <w:r w:rsidRPr="2F7D7A3F" w:rsidR="2F7D7A3F">
        <w:rPr>
          <w:rFonts w:ascii="GE Inspira" w:hAnsi="GE Inspira"/>
          <w:sz w:val="22"/>
          <w:szCs w:val="22"/>
        </w:rPr>
        <w:t>The user-interface is implemented in HTML (e4Pt.html) and controlled by JavaScript code found in e4pt_app.js.  The code directly controlling the sensor and acquiring data is found in a Cordova plugin file written in Objective-C named CDVIFC242x.m. The JavaScript code passes messages to the Objective-C code which cause it to perform various functions.  The Objective-C code passes messages, which may include data, back to the JavaScript.</w:t>
      </w:r>
      <w:ins w:author="Peter Katlic" w:date="2023-08-30T16:47:42.122Z" w:id="1531171499">
        <w:r w:rsidRPr="2F7D7A3F" w:rsidR="2F7D7A3F">
          <w:rPr>
            <w:rFonts w:ascii="GE Inspira" w:hAnsi="GE Inspira"/>
            <w:sz w:val="22"/>
            <w:szCs w:val="22"/>
          </w:rPr>
          <w:t xml:space="preserve">  The controller interaction logic is defined in IFC242xManager.m.</w:t>
        </w:r>
      </w:ins>
    </w:p>
    <w:p w:rsidR="005B7CAD" w:rsidP="00906708" w:rsidRDefault="005B7CAD" w14:paraId="74F4CFB8" w14:textId="6ED1CB97">
      <w:pPr>
        <w:ind w:right="-360"/>
        <w:rPr>
          <w:rFonts w:ascii="GE Inspira" w:hAnsi="GE Inspira"/>
          <w:sz w:val="22"/>
        </w:rPr>
      </w:pPr>
    </w:p>
    <w:p w:rsidR="00EE579A" w:rsidP="00906708" w:rsidRDefault="005B7CAD" w14:paraId="22EA3AB4" w14:textId="77777777">
      <w:pPr>
        <w:ind w:right="-360"/>
        <w:rPr>
          <w:rFonts w:ascii="GE Inspira" w:hAnsi="GE Inspira"/>
          <w:sz w:val="22"/>
        </w:rPr>
      </w:pPr>
      <w:r>
        <w:rPr>
          <w:rFonts w:ascii="GE Inspira" w:hAnsi="GE Inspira"/>
          <w:sz w:val="22"/>
        </w:rPr>
        <w:t xml:space="preserve">For computing the clearance values, the JavaScript requests data acquisition.  When the data has been acquired, it is passed to the JavaScript and the measurements extracted by the Objective-C code are calibrated using the known sensor and turbine data. </w:t>
      </w:r>
    </w:p>
    <w:p w:rsidR="00EE579A" w:rsidP="00906708" w:rsidRDefault="00EE579A" w14:paraId="7B881D68" w14:textId="77777777">
      <w:pPr>
        <w:ind w:right="-360"/>
        <w:rPr>
          <w:rFonts w:ascii="GE Inspira" w:hAnsi="GE Inspira"/>
          <w:sz w:val="22"/>
        </w:rPr>
      </w:pPr>
    </w:p>
    <w:p w:rsidR="00EE579A" w:rsidP="00906708" w:rsidRDefault="00EE579A" w14:paraId="236AC83E" w14:textId="553DBC27">
      <w:pPr>
        <w:ind w:right="-360"/>
        <w:rPr>
          <w:rFonts w:ascii="GE Inspira" w:hAnsi="GE Inspira"/>
          <w:sz w:val="22"/>
        </w:rPr>
      </w:pPr>
      <w:r>
        <w:rPr>
          <w:rFonts w:ascii="GE Inspira" w:hAnsi="GE Inspira"/>
          <w:sz w:val="22"/>
        </w:rPr>
        <w:t xml:space="preserve">The </w:t>
      </w:r>
      <w:r w:rsidR="006A0D79">
        <w:rPr>
          <w:rFonts w:ascii="GE Inspira" w:hAnsi="GE Inspira"/>
          <w:sz w:val="22"/>
        </w:rPr>
        <w:t>object</w:t>
      </w:r>
      <w:r>
        <w:rPr>
          <w:rFonts w:ascii="GE Inspira" w:hAnsi="GE Inspira"/>
          <w:sz w:val="22"/>
        </w:rPr>
        <w:t xml:space="preserve"> returned by the Objective-C code </w:t>
      </w:r>
      <w:r w:rsidR="006A0D79">
        <w:rPr>
          <w:rFonts w:ascii="GE Inspira" w:hAnsi="GE Inspira"/>
          <w:sz w:val="22"/>
        </w:rPr>
        <w:t>is</w:t>
      </w:r>
      <w:r>
        <w:rPr>
          <w:rFonts w:ascii="GE Inspira" w:hAnsi="GE Inspira"/>
          <w:sz w:val="22"/>
        </w:rPr>
        <w:t xml:space="preserve"> a dictionary of data including an array of timestamps, point indices, raw displacements, filtered displacements</w:t>
      </w:r>
      <w:ins w:author="Runkel, Dave (GE Vernova)" w:date="2023-08-15T16:09:00Z" w:id="39">
        <w:r w:rsidR="00045FC6">
          <w:rPr>
            <w:rFonts w:ascii="GE Inspira" w:hAnsi="GE Inspira"/>
            <w:sz w:val="22"/>
          </w:rPr>
          <w:t>, intensities</w:t>
        </w:r>
      </w:ins>
      <w:r>
        <w:rPr>
          <w:rFonts w:ascii="GE Inspira" w:hAnsi="GE Inspira"/>
          <w:sz w:val="22"/>
        </w:rPr>
        <w:t xml:space="preserve"> and quality measures.  The filtered displacements are the computed average value for each blade tip</w:t>
      </w:r>
      <w:r w:rsidR="009F5FB1">
        <w:rPr>
          <w:rFonts w:ascii="GE Inspira" w:hAnsi="GE Inspira"/>
          <w:sz w:val="22"/>
        </w:rPr>
        <w:t xml:space="preserve"> and are recorded only at those points determined to be valid blade tip measurement points</w:t>
      </w:r>
      <w:r>
        <w:rPr>
          <w:rFonts w:ascii="GE Inspira" w:hAnsi="GE Inspira"/>
          <w:sz w:val="22"/>
        </w:rPr>
        <w:t>.</w:t>
      </w:r>
      <w:r w:rsidR="00A91A0C">
        <w:rPr>
          <w:rFonts w:ascii="GE Inspira" w:hAnsi="GE Inspira"/>
          <w:sz w:val="22"/>
        </w:rPr>
        <w:t xml:space="preserve"> Points are considered valid if they </w:t>
      </w:r>
      <w:r w:rsidR="00F75C2E">
        <w:rPr>
          <w:rFonts w:ascii="GE Inspira" w:hAnsi="GE Inspira"/>
          <w:sz w:val="22"/>
        </w:rPr>
        <w:t>are below</w:t>
      </w:r>
      <w:r w:rsidR="00F93527">
        <w:rPr>
          <w:rFonts w:ascii="GE Inspira" w:hAnsi="GE Inspira"/>
          <w:sz w:val="22"/>
        </w:rPr>
        <w:t xml:space="preserve"> a</w:t>
      </w:r>
      <w:ins w:author="Runkel, Dave (GE Vernova)" w:date="2023-08-15T16:09:00Z" w:id="40">
        <w:r w:rsidR="00045FC6">
          <w:rPr>
            <w:rFonts w:ascii="GE Inspira" w:hAnsi="GE Inspira"/>
            <w:sz w:val="22"/>
          </w:rPr>
          <w:t xml:space="preserve"> displacement</w:t>
        </w:r>
      </w:ins>
      <w:r w:rsidR="00F93527">
        <w:rPr>
          <w:rFonts w:ascii="GE Inspira" w:hAnsi="GE Inspira"/>
          <w:sz w:val="22"/>
        </w:rPr>
        <w:t xml:space="preserve"> threshold</w:t>
      </w:r>
      <w:ins w:author="Runkel, Dave (GE Vernova)" w:date="2023-08-15T16:09:00Z" w:id="41">
        <w:r w:rsidR="00045FC6">
          <w:rPr>
            <w:rFonts w:ascii="GE Inspira" w:hAnsi="GE Inspira"/>
            <w:sz w:val="22"/>
          </w:rPr>
          <w:t xml:space="preserve"> (deliminates the shelf from the tip of a s</w:t>
        </w:r>
      </w:ins>
      <w:ins w:author="Runkel, Dave (GE Vernova)" w:date="2023-08-15T16:10:00Z" w:id="42">
        <w:r w:rsidR="00045FC6">
          <w:rPr>
            <w:rFonts w:ascii="GE Inspira" w:hAnsi="GE Inspira"/>
            <w:sz w:val="22"/>
          </w:rPr>
          <w:t>quealer tipped blade)</w:t>
        </w:r>
      </w:ins>
      <w:r w:rsidR="00A91A0C">
        <w:rPr>
          <w:rFonts w:ascii="GE Inspira" w:hAnsi="GE Inspira"/>
          <w:sz w:val="22"/>
        </w:rPr>
        <w:t xml:space="preserve"> and their associated intensity values are greater than zero.</w:t>
      </w:r>
      <w:r w:rsidR="00F93527">
        <w:rPr>
          <w:rFonts w:ascii="GE Inspira" w:hAnsi="GE Inspira"/>
          <w:sz w:val="22"/>
        </w:rPr>
        <w:t xml:space="preserve">  The threshold is described under “Algorithm Breakdown” below.</w:t>
      </w:r>
    </w:p>
    <w:p w:rsidR="00EE579A" w:rsidP="00906708" w:rsidRDefault="00EE579A" w14:paraId="127F3CB3" w14:textId="77777777">
      <w:pPr>
        <w:ind w:right="-360"/>
        <w:rPr>
          <w:rFonts w:ascii="GE Inspira" w:hAnsi="GE Inspira"/>
          <w:sz w:val="22"/>
        </w:rPr>
      </w:pPr>
    </w:p>
    <w:p w:rsidR="00D1745F" w:rsidP="2F7D7A3F" w:rsidRDefault="00EE579A" w14:paraId="3CB7B732" w14:textId="743AA0E2">
      <w:pPr>
        <w:ind w:right="-360"/>
        <w:rPr>
          <w:rFonts w:ascii="GE Inspira" w:hAnsi="GE Inspira"/>
          <w:sz w:val="22"/>
          <w:szCs w:val="22"/>
        </w:rPr>
      </w:pPr>
      <w:r w:rsidRPr="2F7D7A3F" w:rsidR="2F7D7A3F">
        <w:rPr>
          <w:rFonts w:ascii="GE Inspira" w:hAnsi="GE Inspira"/>
          <w:sz w:val="22"/>
          <w:szCs w:val="22"/>
        </w:rPr>
        <w:t xml:space="preserve">The calibration of this data to produce clearance values happens in e4pt_app.js in a function named </w:t>
      </w:r>
      <w:commentRangeStart w:id="43"/>
      <w:del w:author="Peter Katlic" w:date="2023-08-30T16:49:30.939Z" w:id="1913433899">
        <w:r w:rsidRPr="2F7D7A3F" w:rsidDel="2F7D7A3F">
          <w:rPr>
            <w:rFonts w:ascii="GE Inspira" w:hAnsi="GE Inspira"/>
            <w:sz w:val="22"/>
            <w:szCs w:val="22"/>
          </w:rPr>
          <w:delText>calibrateClearance</w:delText>
        </w:r>
      </w:del>
      <w:commentRangeEnd w:id="43"/>
      <w:r>
        <w:rPr>
          <w:rStyle w:val="CommentReference"/>
        </w:rPr>
        <w:commentReference w:id="43"/>
      </w:r>
      <w:del w:author="Peter Katlic" w:date="2023-08-30T16:49:30.939Z" w:id="270398225">
        <w:r w:rsidRPr="2F7D7A3F" w:rsidDel="2F7D7A3F">
          <w:rPr>
            <w:rFonts w:ascii="GE Inspira" w:hAnsi="GE Inspira"/>
            <w:sz w:val="22"/>
            <w:szCs w:val="22"/>
          </w:rPr>
          <w:delText xml:space="preserve"> </w:delText>
        </w:r>
      </w:del>
      <w:ins w:author="Peter Katlic" w:date="2023-08-30T16:49:32.909Z" w:id="1197895074">
        <w:r w:rsidRPr="2F7D7A3F" w:rsidR="2F7D7A3F">
          <w:rPr>
            <w:rFonts w:ascii="GE Inspira" w:hAnsi="GE Inspira"/>
            <w:sz w:val="22"/>
            <w:szCs w:val="22"/>
          </w:rPr>
          <w:t>update_clearance</w:t>
        </w:r>
        <w:r w:rsidRPr="2F7D7A3F" w:rsidR="2F7D7A3F">
          <w:rPr>
            <w:rFonts w:ascii="GE Inspira" w:hAnsi="GE Inspira"/>
            <w:sz w:val="22"/>
            <w:szCs w:val="22"/>
          </w:rPr>
          <w:t xml:space="preserve"> </w:t>
        </w:r>
      </w:ins>
      <w:r w:rsidRPr="2F7D7A3F" w:rsidR="2F7D7A3F">
        <w:rPr>
          <w:rFonts w:ascii="GE Inspira" w:hAnsi="GE Inspira"/>
          <w:sz w:val="22"/>
          <w:szCs w:val="22"/>
        </w:rPr>
        <w:t>on lines ~</w:t>
      </w:r>
      <w:del w:author="Peter Katlic" w:date="2023-08-30T16:49:38.355Z" w:id="101344688">
        <w:r w:rsidRPr="2F7D7A3F" w:rsidDel="2F7D7A3F">
          <w:rPr>
            <w:rFonts w:ascii="GE Inspira" w:hAnsi="GE Inspira"/>
            <w:sz w:val="22"/>
            <w:szCs w:val="22"/>
          </w:rPr>
          <w:delText>1588-1630</w:delText>
        </w:r>
      </w:del>
      <w:ins w:author="Peter Katlic" w:date="2023-08-30T16:49:45.032Z" w:id="1528529435">
        <w:r w:rsidRPr="2F7D7A3F" w:rsidR="2F7D7A3F">
          <w:rPr>
            <w:rFonts w:ascii="GE Inspira" w:hAnsi="GE Inspira"/>
            <w:sz w:val="22"/>
            <w:szCs w:val="22"/>
          </w:rPr>
          <w:t>4095-4166</w:t>
        </w:r>
      </w:ins>
      <w:r w:rsidRPr="2F7D7A3F" w:rsidR="2F7D7A3F">
        <w:rPr>
          <w:rFonts w:ascii="GE Inspira" w:hAnsi="GE Inspira"/>
          <w:sz w:val="22"/>
          <w:szCs w:val="22"/>
        </w:rPr>
        <w:t xml:space="preserve">.  </w:t>
      </w:r>
    </w:p>
    <w:p w:rsidR="00D1745F" w:rsidP="00906708" w:rsidRDefault="00D1745F" w14:paraId="4C9E6D43" w14:textId="77777777">
      <w:pPr>
        <w:ind w:right="-360"/>
        <w:rPr>
          <w:rFonts w:ascii="GE Inspira" w:hAnsi="GE Inspira"/>
          <w:sz w:val="22"/>
        </w:rPr>
      </w:pPr>
    </w:p>
    <w:p w:rsidR="005B7CAD" w:rsidP="00906708" w:rsidRDefault="00D1745F" w14:paraId="017C428A" w14:textId="619DD75A">
      <w:pPr>
        <w:ind w:right="-360"/>
        <w:rPr>
          <w:rFonts w:ascii="GE Inspira" w:hAnsi="GE Inspira"/>
          <w:sz w:val="22"/>
        </w:rPr>
      </w:pPr>
      <w:r>
        <w:rPr>
          <w:rFonts w:ascii="GE Inspira" w:hAnsi="GE Inspira"/>
          <w:sz w:val="22"/>
        </w:rPr>
        <w:t xml:space="preserve">This function makes sure that all calculations are done in consistent units (inches), and also watches for errors returned by the Objective-C.  Errors are represented by a </w:t>
      </w:r>
      <w:r w:rsidR="007212F6">
        <w:rPr>
          <w:rFonts w:ascii="GE Inspira" w:hAnsi="GE Inspira"/>
          <w:sz w:val="22"/>
        </w:rPr>
        <w:t>displacement</w:t>
      </w:r>
      <w:r>
        <w:rPr>
          <w:rFonts w:ascii="GE Inspira" w:hAnsi="GE Inspira"/>
          <w:sz w:val="22"/>
        </w:rPr>
        <w:t xml:space="preserve"> value </w:t>
      </w:r>
      <w:r>
        <w:rPr>
          <w:rFonts w:ascii="Courier New" w:hAnsi="Courier New" w:cs="Courier New"/>
          <w:sz w:val="22"/>
        </w:rPr>
        <w:t>≤</w:t>
      </w:r>
      <w:r>
        <w:rPr>
          <w:rFonts w:ascii="GE Inspira" w:hAnsi="GE Inspira"/>
          <w:sz w:val="22"/>
        </w:rPr>
        <w:t>-9.0mm.</w:t>
      </w:r>
    </w:p>
    <w:p w:rsidR="00D1745F" w:rsidP="00906708" w:rsidRDefault="00D1745F" w14:paraId="3902C783" w14:textId="3AACB8DE">
      <w:pPr>
        <w:ind w:right="-360"/>
        <w:rPr>
          <w:rFonts w:ascii="GE Inspira" w:hAnsi="GE Inspira"/>
          <w:sz w:val="22"/>
        </w:rPr>
      </w:pPr>
    </w:p>
    <w:p w:rsidR="00F32FAD" w:rsidP="004F505B" w:rsidRDefault="00F231D9" w14:paraId="5C14D62E" w14:textId="6AB760F5">
      <w:pPr>
        <w:ind w:right="-360"/>
        <w:rPr>
          <w:rFonts w:ascii="GE Inspira" w:hAnsi="GE Inspira"/>
          <w:sz w:val="22"/>
        </w:rPr>
      </w:pPr>
      <w:r>
        <w:rPr>
          <w:rFonts w:ascii="GE Inspira" w:hAnsi="GE Inspira"/>
          <w:b/>
          <w:bCs/>
          <w:sz w:val="22"/>
          <w:u w:val="single"/>
        </w:rPr>
        <w:t>Objective-C Operation:</w:t>
      </w:r>
    </w:p>
    <w:p w:rsidR="00943204" w:rsidP="2F7D7A3F" w:rsidRDefault="00F231D9" w14:paraId="34FE9518" w14:textId="448201B1">
      <w:pPr>
        <w:ind w:right="-360"/>
        <w:rPr>
          <w:rFonts w:ascii="GE Inspira" w:hAnsi="GE Inspira"/>
          <w:sz w:val="22"/>
          <w:szCs w:val="22"/>
        </w:rPr>
      </w:pPr>
      <w:r w:rsidRPr="2F7D7A3F" w:rsidR="2F7D7A3F">
        <w:rPr>
          <w:rFonts w:ascii="GE Inspira" w:hAnsi="GE Inspira"/>
          <w:sz w:val="22"/>
          <w:szCs w:val="22"/>
        </w:rPr>
        <w:t>Data is acquired from the sensor by the objective-C code (</w:t>
      </w:r>
      <w:del w:author="Peter Katlic" w:date="2023-08-30T16:50:47Z" w:id="227006484">
        <w:r w:rsidRPr="2F7D7A3F" w:rsidDel="2F7D7A3F">
          <w:rPr>
            <w:rFonts w:ascii="GE Inspira" w:hAnsi="GE Inspira"/>
            <w:sz w:val="22"/>
            <w:szCs w:val="22"/>
          </w:rPr>
          <w:delText>CDVIFC242x</w:delText>
        </w:r>
      </w:del>
      <w:ins w:author="Peter Katlic" w:date="2023-08-30T16:50:50.09Z" w:id="1204042884">
        <w:r w:rsidRPr="2F7D7A3F" w:rsidR="2F7D7A3F">
          <w:rPr>
            <w:rFonts w:ascii="GE Inspira" w:hAnsi="GE Inspira"/>
            <w:sz w:val="22"/>
            <w:szCs w:val="22"/>
          </w:rPr>
          <w:t>IFC242xManager</w:t>
        </w:r>
      </w:ins>
      <w:r w:rsidRPr="2F7D7A3F" w:rsidR="2F7D7A3F">
        <w:rPr>
          <w:rFonts w:ascii="GE Inspira" w:hAnsi="GE Inspira"/>
          <w:sz w:val="22"/>
          <w:szCs w:val="22"/>
        </w:rPr>
        <w:t>.m).  This code receives the raw data and processes it to find the blade tips.  The data may be received via an Ethernet or serial cable. Serial Data is received and parsed</w:t>
      </w:r>
      <w:ins w:author="Peter Katlic" w:date="2023-08-30T16:51:22.141Z" w:id="234964220">
        <w:r w:rsidRPr="2F7D7A3F" w:rsidR="2F7D7A3F">
          <w:rPr>
            <w:rFonts w:ascii="GE Inspira" w:hAnsi="GE Inspira"/>
            <w:sz w:val="22"/>
            <w:szCs w:val="22"/>
          </w:rPr>
          <w:t xml:space="preserve"> by </w:t>
        </w:r>
        <w:r w:rsidRPr="2F7D7A3F" w:rsidR="2F7D7A3F">
          <w:rPr>
            <w:rFonts w:ascii="GE Inspira" w:hAnsi="GE Inspira"/>
            <w:sz w:val="22"/>
            <w:szCs w:val="22"/>
          </w:rPr>
          <w:t>SerialController.m</w:t>
        </w:r>
      </w:ins>
      <w:r w:rsidRPr="2F7D7A3F" w:rsidR="2F7D7A3F">
        <w:rPr>
          <w:rFonts w:ascii="GE Inspira" w:hAnsi="GE Inspira"/>
          <w:sz w:val="22"/>
          <w:szCs w:val="22"/>
        </w:rPr>
        <w:t xml:space="preserve"> in lines </w:t>
      </w:r>
      <w:commentRangeStart w:id="44"/>
      <w:del w:author="Peter Katlic" w:date="2023-08-30T16:51:27.396Z" w:id="459202785">
        <w:r w:rsidRPr="2F7D7A3F" w:rsidDel="2F7D7A3F">
          <w:rPr>
            <w:rFonts w:ascii="GE Inspira" w:hAnsi="GE Inspira"/>
            <w:sz w:val="22"/>
            <w:szCs w:val="22"/>
          </w:rPr>
          <w:delText>2481-2817</w:delText>
        </w:r>
      </w:del>
      <w:ins w:author="Peter Katlic" w:date="2023-08-30T16:51:38.393Z" w:id="813995527">
        <w:r w:rsidRPr="2F7D7A3F" w:rsidR="2F7D7A3F">
          <w:rPr>
            <w:rFonts w:ascii="GE Inspira" w:hAnsi="GE Inspira"/>
            <w:sz w:val="22"/>
            <w:szCs w:val="22"/>
          </w:rPr>
          <w:t>229-495</w:t>
        </w:r>
      </w:ins>
      <w:commentRangeEnd w:id="44"/>
      <w:r>
        <w:rPr>
          <w:rStyle w:val="CommentReference"/>
        </w:rPr>
        <w:commentReference w:id="44"/>
      </w:r>
      <w:r w:rsidRPr="2F7D7A3F" w:rsidR="2F7D7A3F">
        <w:rPr>
          <w:rFonts w:ascii="GE Inspira" w:hAnsi="GE Inspira"/>
          <w:sz w:val="22"/>
          <w:szCs w:val="22"/>
        </w:rPr>
        <w:t>.  This is a process of finding and syncing to the first bytes in the serial transmission packet and extracting the data from multiple packets as they arrive.  The serial data elements (displacement, intensity, etc.) are not necessarily aligned with the data packets that convey them.  Data arriving via Ethernet is received and decoded</w:t>
      </w:r>
      <w:ins w:author="Peter Katlic" w:date="2023-08-30T16:52:14.849Z" w:id="295425120">
        <w:r w:rsidRPr="2F7D7A3F" w:rsidR="2F7D7A3F">
          <w:rPr>
            <w:rFonts w:ascii="GE Inspira" w:hAnsi="GE Inspira"/>
            <w:sz w:val="22"/>
            <w:szCs w:val="22"/>
          </w:rPr>
          <w:t xml:space="preserve"> by </w:t>
        </w:r>
        <w:r w:rsidRPr="2F7D7A3F" w:rsidR="2F7D7A3F">
          <w:rPr>
            <w:rFonts w:ascii="GE Inspira" w:hAnsi="GE Inspira"/>
            <w:sz w:val="22"/>
            <w:szCs w:val="22"/>
          </w:rPr>
          <w:t>EthernetController.m</w:t>
        </w:r>
      </w:ins>
      <w:r w:rsidRPr="2F7D7A3F" w:rsidR="2F7D7A3F">
        <w:rPr>
          <w:rFonts w:ascii="GE Inspira" w:hAnsi="GE Inspira"/>
          <w:sz w:val="22"/>
          <w:szCs w:val="22"/>
        </w:rPr>
        <w:t xml:space="preserve"> in lines </w:t>
      </w:r>
      <w:commentRangeStart w:id="45"/>
      <w:del w:author="Peter Katlic" w:date="2023-08-30T16:52:22.552Z" w:id="1007310762">
        <w:r w:rsidRPr="2F7D7A3F" w:rsidDel="2F7D7A3F">
          <w:rPr>
            <w:rFonts w:ascii="GE Inspira" w:hAnsi="GE Inspira"/>
            <w:sz w:val="22"/>
            <w:szCs w:val="22"/>
          </w:rPr>
          <w:delText>1423-1705</w:delText>
        </w:r>
      </w:del>
      <w:ins w:author="Peter Katlic" w:date="2023-08-30T16:52:27.009Z" w:id="118381078">
        <w:r w:rsidRPr="2F7D7A3F" w:rsidR="2F7D7A3F">
          <w:rPr>
            <w:rFonts w:ascii="GE Inspira" w:hAnsi="GE Inspira"/>
            <w:sz w:val="22"/>
            <w:szCs w:val="22"/>
          </w:rPr>
          <w:t>348-439</w:t>
        </w:r>
      </w:ins>
      <w:commentRangeEnd w:id="45"/>
      <w:r>
        <w:rPr>
          <w:rStyle w:val="CommentReference"/>
        </w:rPr>
        <w:commentReference w:id="45"/>
      </w:r>
      <w:r w:rsidRPr="2F7D7A3F" w:rsidR="2F7D7A3F">
        <w:rPr>
          <w:rFonts w:ascii="GE Inspira" w:hAnsi="GE Inspira"/>
          <w:sz w:val="22"/>
          <w:szCs w:val="22"/>
        </w:rPr>
        <w:t>.  In this case the data elements are contained in well</w:t>
      </w:r>
      <w:del w:author="Peter Katlic" w:date="2023-08-30T16:52:32.612Z" w:id="971038467">
        <w:r w:rsidRPr="2F7D7A3F" w:rsidDel="2F7D7A3F">
          <w:rPr>
            <w:rFonts w:ascii="GE Inspira" w:hAnsi="GE Inspira"/>
            <w:sz w:val="22"/>
            <w:szCs w:val="22"/>
          </w:rPr>
          <w:delText xml:space="preserve"> </w:delText>
        </w:r>
      </w:del>
      <w:ins w:author="Peter Katlic" w:date="2023-08-30T16:52:32.645Z" w:id="1334605693">
        <w:r w:rsidRPr="2F7D7A3F" w:rsidR="2F7D7A3F">
          <w:rPr>
            <w:rFonts w:ascii="GE Inspira" w:hAnsi="GE Inspira"/>
            <w:sz w:val="22"/>
            <w:szCs w:val="22"/>
          </w:rPr>
          <w:t>-</w:t>
        </w:r>
      </w:ins>
      <w:r w:rsidRPr="2F7D7A3F" w:rsidR="2F7D7A3F">
        <w:rPr>
          <w:rFonts w:ascii="GE Inspira" w:hAnsi="GE Inspira"/>
          <w:sz w:val="22"/>
          <w:szCs w:val="22"/>
        </w:rPr>
        <w:t>defined locations within the received packets.</w:t>
      </w:r>
    </w:p>
    <w:p w:rsidR="00943204" w:rsidP="004F505B" w:rsidRDefault="00943204" w14:paraId="1C5321F8" w14:textId="77777777">
      <w:pPr>
        <w:ind w:right="-360"/>
        <w:rPr>
          <w:rFonts w:ascii="GE Inspira" w:hAnsi="GE Inspira"/>
          <w:sz w:val="22"/>
        </w:rPr>
      </w:pPr>
    </w:p>
    <w:p w:rsidR="00127E87" w:rsidP="2F7D7A3F" w:rsidRDefault="00DA3EB4" w14:paraId="2BE4B1D9" w14:textId="7E236624">
      <w:pPr>
        <w:ind w:right="-360"/>
        <w:rPr>
          <w:rFonts w:ascii="GE Inspira" w:hAnsi="GE Inspira"/>
          <w:sz w:val="22"/>
          <w:szCs w:val="22"/>
        </w:rPr>
      </w:pPr>
      <w:r w:rsidRPr="2F7D7A3F" w:rsidR="2F7D7A3F">
        <w:rPr>
          <w:rFonts w:ascii="GE Inspira" w:hAnsi="GE Inspira"/>
          <w:sz w:val="22"/>
          <w:szCs w:val="22"/>
        </w:rPr>
        <w:t>In either the serial or Ethernet case the finding of blade tips is performed</w:t>
      </w:r>
      <w:ins w:author="Peter Katlic" w:date="2023-08-30T16:53:30.924Z" w:id="1725295125">
        <w:r w:rsidRPr="2F7D7A3F" w:rsidR="2F7D7A3F">
          <w:rPr>
            <w:rFonts w:ascii="GE Inspira" w:hAnsi="GE Inspira"/>
            <w:sz w:val="22"/>
            <w:szCs w:val="22"/>
          </w:rPr>
          <w:t xml:space="preserve"> by </w:t>
        </w:r>
        <w:r w:rsidRPr="2F7D7A3F" w:rsidR="2F7D7A3F">
          <w:rPr>
            <w:rFonts w:ascii="GE Inspira" w:hAnsi="GE Inspira"/>
            <w:sz w:val="22"/>
            <w:szCs w:val="22"/>
          </w:rPr>
          <w:t>PostProcess.m</w:t>
        </w:r>
      </w:ins>
      <w:r w:rsidRPr="2F7D7A3F" w:rsidR="2F7D7A3F">
        <w:rPr>
          <w:rFonts w:ascii="GE Inspira" w:hAnsi="GE Inspira"/>
          <w:sz w:val="22"/>
          <w:szCs w:val="22"/>
        </w:rPr>
        <w:t xml:space="preserve"> in the function named </w:t>
      </w:r>
      <w:commentRangeStart w:id="46"/>
      <w:commentRangeStart w:id="47"/>
      <w:proofErr w:type="spellStart"/>
      <w:r w:rsidRPr="2F7D7A3F" w:rsidR="2F7D7A3F">
        <w:rPr>
          <w:rFonts w:ascii="GE Inspira" w:hAnsi="GE Inspira"/>
          <w:sz w:val="22"/>
          <w:szCs w:val="22"/>
        </w:rPr>
        <w:t>computeClearance</w:t>
      </w:r>
      <w:proofErr w:type="spellEnd"/>
      <w:commentRangeEnd w:id="46"/>
      <w:r>
        <w:rPr>
          <w:rStyle w:val="CommentReference"/>
        </w:rPr>
        <w:commentReference w:id="46"/>
      </w:r>
      <w:commentRangeEnd w:id="47"/>
      <w:r>
        <w:rPr>
          <w:rStyle w:val="CommentReference"/>
        </w:rPr>
        <w:commentReference w:id="47"/>
      </w:r>
      <w:r w:rsidRPr="2F7D7A3F" w:rsidR="2F7D7A3F">
        <w:rPr>
          <w:rFonts w:ascii="GE Inspira" w:hAnsi="GE Inspira"/>
          <w:sz w:val="22"/>
          <w:szCs w:val="22"/>
        </w:rPr>
        <w:t xml:space="preserve"> at ~lines </w:t>
      </w:r>
      <w:del w:author="Peter Katlic" w:date="2023-08-30T16:53:35.257Z" w:id="1576561967">
        <w:r w:rsidRPr="2F7D7A3F" w:rsidDel="2F7D7A3F">
          <w:rPr>
            <w:rFonts w:ascii="GE Inspira" w:hAnsi="GE Inspira"/>
            <w:sz w:val="22"/>
            <w:szCs w:val="22"/>
          </w:rPr>
          <w:delText>1837-2128</w:delText>
        </w:r>
      </w:del>
      <w:ins w:author="Peter Katlic" w:date="2023-08-30T16:53:42.818Z" w:id="1873310572">
        <w:r w:rsidRPr="2F7D7A3F" w:rsidR="2F7D7A3F">
          <w:rPr>
            <w:rFonts w:ascii="GE Inspira" w:hAnsi="GE Inspira"/>
            <w:sz w:val="22"/>
            <w:szCs w:val="22"/>
          </w:rPr>
          <w:t>76-305</w:t>
        </w:r>
      </w:ins>
      <w:r w:rsidRPr="2F7D7A3F" w:rsidR="2F7D7A3F">
        <w:rPr>
          <w:rFonts w:ascii="GE Inspira" w:hAnsi="GE Inspira"/>
          <w:sz w:val="22"/>
          <w:szCs w:val="22"/>
        </w:rPr>
        <w:t xml:space="preserve">.  </w:t>
      </w:r>
    </w:p>
    <w:p w:rsidR="00127E87" w:rsidP="004F505B" w:rsidRDefault="00127E87" w14:paraId="1039B509" w14:textId="77777777">
      <w:pPr>
        <w:ind w:right="-360"/>
        <w:rPr>
          <w:rFonts w:ascii="GE Inspira" w:hAnsi="GE Inspira"/>
          <w:sz w:val="22"/>
        </w:rPr>
      </w:pPr>
    </w:p>
    <w:p w:rsidR="00127E87" w:rsidP="004F505B" w:rsidRDefault="00127E87" w14:paraId="72518A22" w14:textId="77777777">
      <w:pPr>
        <w:ind w:right="-360"/>
        <w:rPr>
          <w:rFonts w:ascii="GE Inspira" w:hAnsi="GE Inspira"/>
          <w:sz w:val="22"/>
        </w:rPr>
      </w:pPr>
      <w:r>
        <w:rPr>
          <w:rFonts w:ascii="GE Inspira" w:hAnsi="GE Inspira"/>
          <w:sz w:val="22"/>
          <w:u w:val="single"/>
        </w:rPr>
        <w:t>Algorithm Breakdown:</w:t>
      </w:r>
    </w:p>
    <w:p w:rsidR="00F231D9" w:rsidP="2F7D7A3F" w:rsidRDefault="00127E87" w14:paraId="180F94A9" w14:textId="15A03189">
      <w:pPr>
        <w:ind w:right="-360"/>
        <w:rPr>
          <w:rFonts w:ascii="GE Inspira" w:hAnsi="GE Inspira"/>
          <w:sz w:val="22"/>
          <w:szCs w:val="22"/>
        </w:rPr>
      </w:pPr>
      <w:commentRangeStart w:id="48"/>
      <w:commentRangeStart w:id="49"/>
      <w:ins w:author="Peter Katlic" w:date="2023-08-30T17:02:16.312Z" w:id="725058636">
        <w:r w:rsidRPr="2F7D7A3F" w:rsidR="2F7D7A3F">
          <w:rPr>
            <w:rFonts w:ascii="GE Inspira" w:hAnsi="GE Inspira"/>
            <w:sz w:val="22"/>
            <w:szCs w:val="22"/>
          </w:rPr>
          <w:t xml:space="preserve">Line 88 -&gt; </w:t>
        </w:r>
      </w:ins>
      <w:r w:rsidRPr="2F7D7A3F" w:rsidR="2F7D7A3F">
        <w:rPr>
          <w:rFonts w:ascii="GE Inspira" w:hAnsi="GE Inspira"/>
          <w:sz w:val="22"/>
          <w:szCs w:val="22"/>
        </w:rPr>
        <w:t xml:space="preserve">Lines </w:t>
      </w:r>
      <w:del w:author="Peter Katlic" w:date="2023-08-30T17:00:24.979Z" w:id="1507978983">
        <w:r w:rsidRPr="2F7D7A3F" w:rsidDel="2F7D7A3F">
          <w:rPr>
            <w:rFonts w:ascii="GE Inspira" w:hAnsi="GE Inspira"/>
            <w:sz w:val="22"/>
            <w:szCs w:val="22"/>
          </w:rPr>
          <w:delText>1841-1860</w:delText>
        </w:r>
      </w:del>
      <w:ins w:author="Peter Katlic" w:date="2023-08-30T17:00:27.301Z" w:id="1288589190">
        <w:r w:rsidRPr="2F7D7A3F" w:rsidR="2F7D7A3F">
          <w:rPr>
            <w:rFonts w:ascii="GE Inspira" w:hAnsi="GE Inspira"/>
            <w:sz w:val="22"/>
            <w:szCs w:val="22"/>
          </w:rPr>
          <w:t>307-336</w:t>
        </w:r>
      </w:ins>
      <w:commentRangeEnd w:id="48"/>
      <w:r>
        <w:rPr>
          <w:rStyle w:val="CommentReference"/>
        </w:rPr>
        <w:commentReference w:id="48"/>
      </w:r>
      <w:commentRangeEnd w:id="49"/>
      <w:r>
        <w:rPr>
          <w:rStyle w:val="CommentReference"/>
        </w:rPr>
        <w:commentReference w:id="49"/>
      </w:r>
      <w:r w:rsidRPr="2F7D7A3F" w:rsidR="2F7D7A3F">
        <w:rPr>
          <w:rFonts w:ascii="GE Inspira" w:hAnsi="GE Inspira"/>
          <w:sz w:val="22"/>
          <w:szCs w:val="22"/>
        </w:rPr>
        <w:t>:  In this section a histogram is populated with measured displacements from the sensor.  This is a coarse histogram with bins ~1mm wide.</w:t>
      </w:r>
    </w:p>
    <w:p w:rsidR="004F505B" w:rsidP="2F7D7A3F" w:rsidRDefault="00127E87" w14:paraId="19964CCA" w14:textId="7E3E11E1">
      <w:pPr>
        <w:ind w:right="-360"/>
        <w:rPr>
          <w:rFonts w:ascii="GE Inspira" w:hAnsi="GE Inspira"/>
          <w:sz w:val="22"/>
          <w:szCs w:val="22"/>
        </w:rPr>
      </w:pPr>
      <w:ins w:author="Peter Katlic" w:date="2023-08-30T17:02:24.404Z" w:id="1215758611">
        <w:r w:rsidRPr="2F7D7A3F">
          <w:rPr>
            <w:rFonts w:ascii="GE Inspira" w:hAnsi="GE Inspira"/>
            <w:sz w:val="22"/>
            <w:szCs w:val="22"/>
          </w:rPr>
          <w:t xml:space="preserve">Line 93 -&gt; </w:t>
        </w:r>
      </w:ins>
      <w:r w:rsidRPr="2F7D7A3F">
        <w:rPr>
          <w:rFonts w:ascii="GE Inspira" w:hAnsi="GE Inspira"/>
          <w:sz w:val="22"/>
          <w:szCs w:val="22"/>
        </w:rPr>
        <w:t xml:space="preserve">Lines </w:t>
      </w:r>
      <w:del w:author="Peter Katlic" w:date="2023-08-30T17:00:42.25Z" w:id="1479454384">
        <w:r w:rsidRPr="2F7D7A3F" w:rsidDel="2F7D7A3F">
          <w:rPr>
            <w:rFonts w:ascii="GE Inspira" w:hAnsi="GE Inspira"/>
            <w:sz w:val="22"/>
            <w:szCs w:val="22"/>
          </w:rPr>
          <w:delText>1863-1907</w:delText>
        </w:r>
      </w:del>
      <w:ins w:author="Peter Katlic" w:date="2023-08-30T17:00:44.251Z" w:id="578302059">
        <w:r w:rsidRPr="2F7D7A3F">
          <w:rPr>
            <w:rFonts w:ascii="GE Inspira" w:hAnsi="GE Inspira"/>
            <w:sz w:val="22"/>
            <w:szCs w:val="22"/>
          </w:rPr>
          <w:t xml:space="preserve">343-415</w:t>
        </w:r>
      </w:ins>
      <w:r w:rsidRPr="2F7D7A3F">
        <w:rPr>
          <w:rFonts w:ascii="GE Inspira" w:hAnsi="GE Inspira"/>
          <w:sz w:val="22"/>
          <w:szCs w:val="22"/>
        </w:rPr>
        <w:t xml:space="preserve">:  In this section peaks in the histogram are found by finding maxima in the histogram.  The top 3 maxima in the histogram are found by looking for peaks that are separated by </w:t>
      </w:r>
      <w:r w:rsidRPr="2F7D7A3F">
        <w:rPr>
          <w:rFonts w:ascii="Courier New" w:hAnsi="Courier New" w:cs="Courier New"/>
          <w:sz w:val="22"/>
          <w:szCs w:val="22"/>
        </w:rPr>
        <w:t>≥</w:t>
      </w:r>
      <w:r w:rsidRPr="2F7D7A3F">
        <w:rPr>
          <w:rFonts w:ascii="GE Inspira" w:hAnsi="GE Inspira"/>
          <w:sz w:val="22"/>
          <w:szCs w:val="22"/>
        </w:rPr>
        <w:t xml:space="preserve">2.0mm.  Currently this is an empirical value shown to provide good separation of data for squealer tips. (In the future this method may change if a more robust algorithm </w:t>
      </w:r>
      <w:r w:rsidRPr="2F7D7A3F" w:rsidR="002F6801">
        <w:rPr>
          <w:rFonts w:ascii="GE Inspira" w:hAnsi="GE Inspira"/>
          <w:sz w:val="22"/>
          <w:szCs w:val="22"/>
        </w:rPr>
        <w:t>is</w:t>
      </w:r>
      <w:r w:rsidRPr="2F7D7A3F">
        <w:rPr>
          <w:rFonts w:ascii="GE Inspira" w:hAnsi="GE Inspira"/>
          <w:sz w:val="22"/>
          <w:szCs w:val="22"/>
        </w:rPr>
        <w:t xml:space="preserve"> found</w:t>
      </w:r>
      <w:del w:author="Runkel, Dave (GE Vernova)" w:date="2023-08-15T16:22:00Z" w:id="1932552882">
        <w:r w:rsidRPr="2F7D7A3F" w:rsidDel="2F7D7A3F">
          <w:rPr>
            <w:rFonts w:ascii="GE Inspira" w:hAnsi="GE Inspira"/>
            <w:sz w:val="22"/>
            <w:szCs w:val="22"/>
          </w:rPr>
          <w:delText>.</w:delText>
        </w:r>
      </w:del>
      <w:r w:rsidRPr="2F7D7A3F">
        <w:rPr>
          <w:rFonts w:ascii="GE Inspira" w:hAnsi="GE Inspira"/>
          <w:sz w:val="22"/>
          <w:szCs w:val="22"/>
        </w:rPr>
        <w:t>)</w:t>
      </w:r>
      <w:ins w:author="Runkel, Dave (GE Vernova)" w:date="2023-08-15T16:22:00Z" w:id="475471047">
        <w:r w:rsidRPr="2F7D7A3F" w:rsidR="2F7D7A3F">
          <w:rPr>
            <w:rFonts w:ascii="GE Inspira" w:hAnsi="GE Inspira"/>
            <w:sz w:val="22"/>
            <w:szCs w:val="22"/>
          </w:rPr>
          <w:t>.</w:t>
        </w:r>
      </w:ins>
      <w:r w:rsidRPr="2F7D7A3F" w:rsidR="00364A3A">
        <w:rPr>
          <w:rFonts w:ascii="GE Inspira" w:hAnsi="GE Inspira"/>
          <w:sz w:val="22"/>
          <w:szCs w:val="22"/>
        </w:rPr>
        <w:t xml:space="preserve">  The reason for this algorithm is illustrated below</w:t>
      </w:r>
      <w:r w:rsidRPr="2F7D7A3F" w:rsidR="0016572F">
        <w:rPr>
          <w:rFonts w:ascii="GE Inspira" w:hAnsi="GE Inspira"/>
          <w:sz w:val="22"/>
          <w:szCs w:val="22"/>
        </w:rPr>
        <w:t xml:space="preserve">. In </w:t>
      </w:r>
      <w:r w:rsidRPr="2F7D7A3F" w:rsidR="0016572F">
        <w:rPr>
          <w:rFonts w:ascii="GE Inspira" w:hAnsi="GE Inspira"/>
          <w:sz w:val="22"/>
          <w:szCs w:val="22"/>
        </w:rPr>
        <w:fldChar w:fldCharType="begin"/>
      </w:r>
      <w:r w:rsidRPr="2F7D7A3F" w:rsidR="0016572F">
        <w:rPr>
          <w:rFonts w:ascii="GE Inspira" w:hAnsi="GE Inspira"/>
          <w:sz w:val="22"/>
          <w:szCs w:val="22"/>
        </w:rPr>
        <w:instrText xml:space="preserve"> REF _Ref43822077 \h  \* MERGEFORMAT </w:instrText>
      </w:r>
      <w:r w:rsidR="0016572F">
        <w:rPr>
          <w:rFonts w:ascii="GE Inspira" w:hAnsi="GE Inspira"/>
          <w:sz w:val="22"/>
        </w:rPr>
      </w:r>
      <w:r w:rsidRPr="2F7D7A3F" w:rsidR="0016572F">
        <w:rPr>
          <w:rFonts w:ascii="GE Inspira" w:hAnsi="GE Inspira"/>
          <w:sz w:val="22"/>
          <w:szCs w:val="22"/>
        </w:rPr>
        <w:fldChar w:fldCharType="separate"/>
      </w:r>
      <w:r w:rsidRPr="2F7D7A3F" w:rsidR="00427D48">
        <w:rPr>
          <w:rFonts w:ascii="GE Inspira" w:hAnsi="GE Inspira"/>
          <w:sz w:val="22"/>
          <w:szCs w:val="22"/>
        </w:rPr>
        <w:t>Figure 2</w:t>
      </w:r>
      <w:r w:rsidRPr="2F7D7A3F" w:rsidR="0016572F">
        <w:rPr>
          <w:rFonts w:ascii="GE Inspira" w:hAnsi="GE Inspira"/>
          <w:sz w:val="22"/>
          <w:szCs w:val="22"/>
        </w:rPr>
        <w:fldChar w:fldCharType="end"/>
      </w:r>
      <w:r w:rsidRPr="2F7D7A3F" w:rsidR="0016572F">
        <w:rPr>
          <w:rFonts w:ascii="GE Inspira" w:hAnsi="GE Inspira"/>
          <w:sz w:val="22"/>
          <w:szCs w:val="22"/>
        </w:rPr>
        <w:t xml:space="preserve"> a series of data is shown for blades with squealer tips.</w:t>
      </w:r>
      <w:del w:author="Runkel, Dave (GE Vernova)" w:date="2023-08-15T16:21:00Z" w:id="278736814">
        <w:r w:rsidRPr="2F7D7A3F" w:rsidDel="2F7D7A3F">
          <w:rPr>
            <w:rFonts w:ascii="GE Inspira" w:hAnsi="GE Inspira"/>
            <w:sz w:val="22"/>
            <w:szCs w:val="22"/>
          </w:rPr>
          <w:delText xml:space="preserve"> </w:delText>
        </w:r>
      </w:del>
      <w:r w:rsidRPr="2F7D7A3F" w:rsidR="0016572F">
        <w:rPr>
          <w:rFonts w:ascii="GE Inspira" w:hAnsi="GE Inspira"/>
          <w:sz w:val="22"/>
          <w:szCs w:val="22"/>
        </w:rPr>
        <w:t xml:space="preserve"> It can be seen that the data groups into 3 groups: One group is </w:t>
      </w:r>
      <w:r w:rsidRPr="2F7D7A3F" w:rsidR="00F93527">
        <w:rPr>
          <w:rFonts w:ascii="GE Inspira" w:hAnsi="GE Inspira"/>
          <w:sz w:val="22"/>
          <w:szCs w:val="22"/>
        </w:rPr>
        <w:t xml:space="preserve">at d=15mm, or </w:t>
      </w:r>
      <w:r w:rsidRPr="2F7D7A3F" w:rsidR="0016572F">
        <w:rPr>
          <w:rFonts w:ascii="GE Inspira" w:hAnsi="GE Inspira"/>
          <w:sz w:val="22"/>
          <w:szCs w:val="22"/>
        </w:rPr>
        <w:t>“out of range”, one group is at the blade tips, and a final group is found at the “shelf” of the blade.</w:t>
      </w:r>
      <w:r w:rsidRPr="2F7D7A3F" w:rsidR="00F97379">
        <w:rPr>
          <w:rFonts w:ascii="GE Inspira" w:hAnsi="GE Inspira"/>
          <w:sz w:val="22"/>
          <w:szCs w:val="22"/>
        </w:rPr>
        <w:t xml:space="preserve">  The data for the tips can be segmented from the other classes by setting a threshold halfway between the tip values and shelf values.  Data above the thresholds can be discarded and only the data at the tips is considered for computing tip </w:t>
      </w:r>
      <w:r w:rsidRPr="2F7D7A3F" w:rsidR="007212F6">
        <w:rPr>
          <w:rFonts w:ascii="GE Inspira" w:hAnsi="GE Inspira"/>
          <w:sz w:val="22"/>
          <w:szCs w:val="22"/>
        </w:rPr>
        <w:t>displacement</w:t>
      </w:r>
      <w:r w:rsidRPr="2F7D7A3F" w:rsidR="00F97379">
        <w:rPr>
          <w:rFonts w:ascii="GE Inspira" w:hAnsi="GE Inspira"/>
          <w:sz w:val="22"/>
          <w:szCs w:val="22"/>
        </w:rPr>
        <w:t>.</w:t>
      </w:r>
    </w:p>
    <w:p w:rsidR="00F93527" w:rsidRDefault="00F93527" w14:paraId="00C5C060" w14:textId="3D71CBF0">
      <w:pPr>
        <w:ind w:right="-360"/>
        <w:rPr>
          <w:rFonts w:ascii="GE Inspira" w:hAnsi="GE Inspira"/>
          <w:sz w:val="22"/>
        </w:rPr>
      </w:pPr>
    </w:p>
    <w:p w:rsidR="00F93527" w:rsidRDefault="00F93527" w14:paraId="51A97E58" w14:textId="20B8EAFF">
      <w:pPr>
        <w:ind w:right="-360"/>
        <w:rPr>
          <w:rFonts w:ascii="GE Inspira" w:hAnsi="GE Inspira"/>
          <w:sz w:val="22"/>
        </w:rPr>
      </w:pPr>
      <w:r>
        <w:rPr>
          <w:rFonts w:ascii="GE Inspira" w:hAnsi="GE Inspira"/>
          <w:sz w:val="22"/>
        </w:rPr>
        <w:t>If the algorithms does not find 3 peaks separated by at least 2mm, then it is assumed that the blades are not squealer tips.  The threshold is then set halfway between the “out of range” value (d=15mm) and the peak value in the histogram representing the blade tips.</w:t>
      </w:r>
    </w:p>
    <w:p w:rsidR="007A5BEA" w:rsidRDefault="007A5BEA" w14:paraId="43F71CB2" w14:textId="77777777">
      <w:pPr>
        <w:ind w:right="-360"/>
        <w:rPr>
          <w:rFonts w:ascii="GE Inspira" w:hAnsi="GE Inspira"/>
          <w:sz w:val="22"/>
        </w:rPr>
      </w:pPr>
    </w:p>
    <w:p w:rsidR="0016572F" w:rsidP="0016572F" w:rsidRDefault="00364A3A" w14:paraId="5E20211D" w14:textId="77777777">
      <w:pPr>
        <w:keepNext/>
        <w:ind w:right="-360"/>
        <w:jc w:val="center"/>
      </w:pPr>
      <w:r>
        <w:rPr>
          <w:rFonts w:ascii="GE Inspira" w:hAnsi="GE Inspira"/>
          <w:noProof/>
          <w:sz w:val="22"/>
        </w:rPr>
        <w:drawing>
          <wp:inline distT="0" distB="0" distL="0" distR="0" wp14:anchorId="769E4112" wp14:editId="26F9B577">
            <wp:extent cx="4165270" cy="2082800"/>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0264" cy="2135301"/>
                    </a:xfrm>
                    <a:prstGeom prst="rect">
                      <a:avLst/>
                    </a:prstGeom>
                    <a:noFill/>
                  </pic:spPr>
                </pic:pic>
              </a:graphicData>
            </a:graphic>
          </wp:inline>
        </w:drawing>
      </w:r>
    </w:p>
    <w:p w:rsidR="00364A3A" w:rsidP="0016572F" w:rsidRDefault="0016572F" w14:paraId="4383489D" w14:textId="65352566">
      <w:pPr>
        <w:pStyle w:val="Caption"/>
        <w:jc w:val="center"/>
      </w:pPr>
      <w:bookmarkStart w:name="_Ref43822077" w:id="53"/>
      <w:r>
        <w:t xml:space="preserve">Figure </w:t>
      </w:r>
      <w:r>
        <w:fldChar w:fldCharType="begin"/>
      </w:r>
      <w:r>
        <w:instrText> SEQ Figure \* ARABIC </w:instrText>
      </w:r>
      <w:r>
        <w:fldChar w:fldCharType="separate"/>
      </w:r>
      <w:r w:rsidR="00427D48">
        <w:rPr>
          <w:noProof/>
        </w:rPr>
        <w:t>2</w:t>
      </w:r>
      <w:r>
        <w:fldChar w:fldCharType="end"/>
      </w:r>
      <w:bookmarkEnd w:id="53"/>
      <w:r>
        <w:t>: Sample data.</w:t>
      </w:r>
    </w:p>
    <w:p w:rsidR="00A30560" w:rsidP="2F7D7A3F" w:rsidRDefault="00E422F6" w14:paraId="5E4C3A47" w14:textId="69AB750A">
      <w:pPr>
        <w:ind w:right="-360"/>
        <w:rPr>
          <w:rFonts w:ascii="GE Inspira" w:hAnsi="GE Inspira"/>
          <w:sz w:val="22"/>
          <w:szCs w:val="22"/>
        </w:rPr>
      </w:pPr>
      <w:r w:rsidRPr="2F7D7A3F">
        <w:rPr>
          <w:rFonts w:ascii="GE Inspira" w:hAnsi="GE Inspira"/>
          <w:sz w:val="22"/>
          <w:szCs w:val="22"/>
        </w:rPr>
        <w:t xml:space="preserve">With the blade tips segmented </w:t>
      </w:r>
      <w:r w:rsidRPr="2F7D7A3F">
        <w:rPr>
          <w:rFonts w:ascii="GE Inspira" w:hAnsi="GE Inspira"/>
          <w:sz w:val="22"/>
          <w:szCs w:val="22"/>
        </w:rPr>
        <w:t xml:space="preserve">the boundaries of each blade needs to be measured so that independent </w:t>
      </w:r>
      <w:r w:rsidRPr="2F7D7A3F" w:rsidR="007212F6">
        <w:rPr>
          <w:rFonts w:ascii="GE Inspira" w:hAnsi="GE Inspira"/>
          <w:sz w:val="22"/>
          <w:szCs w:val="22"/>
        </w:rPr>
        <w:t>displacement</w:t>
      </w:r>
      <w:r w:rsidRPr="2F7D7A3F">
        <w:rPr>
          <w:rFonts w:ascii="GE Inspira" w:hAnsi="GE Inspira"/>
          <w:sz w:val="22"/>
          <w:szCs w:val="22"/>
        </w:rPr>
        <w:t xml:space="preserve"> measurements can be computed for each blade.</w:t>
      </w:r>
      <w:r w:rsidRPr="2F7D7A3F" w:rsidR="00DE4C5C">
        <w:rPr>
          <w:rFonts w:ascii="GE Inspira" w:hAnsi="GE Inspira"/>
          <w:sz w:val="22"/>
          <w:szCs w:val="22"/>
        </w:rPr>
        <w:t xml:space="preserve">  To find the </w:t>
      </w:r>
      <w:r w:rsidRPr="2F7D7A3F" w:rsidR="00396839">
        <w:rPr>
          <w:rFonts w:ascii="GE Inspira" w:hAnsi="GE Inspira"/>
          <w:sz w:val="22"/>
          <w:szCs w:val="22"/>
        </w:rPr>
        <w:t xml:space="preserve">region of the </w:t>
      </w:r>
      <w:r w:rsidRPr="2F7D7A3F" w:rsidR="00DE4C5C">
        <w:rPr>
          <w:rFonts w:ascii="GE Inspira" w:hAnsi="GE Inspira"/>
          <w:sz w:val="22"/>
          <w:szCs w:val="22"/>
        </w:rPr>
        <w:t xml:space="preserve">blade tips the data is convolved with a </w:t>
      </w:r>
      <w:r w:rsidRPr="2F7D7A3F" w:rsidR="00F75C2E">
        <w:rPr>
          <w:rFonts w:ascii="GE Inspira" w:hAnsi="GE Inspira"/>
          <w:sz w:val="22"/>
          <w:szCs w:val="22"/>
        </w:rPr>
        <w:t xml:space="preserve">1-D </w:t>
      </w:r>
      <w:r w:rsidRPr="2F7D7A3F" w:rsidR="00DE4C5C">
        <w:rPr>
          <w:rFonts w:ascii="GE Inspira" w:hAnsi="GE Inspira"/>
          <w:sz w:val="22"/>
          <w:szCs w:val="22"/>
        </w:rPr>
        <w:t xml:space="preserve">Laplacian-of-Gaussian (</w:t>
      </w:r>
      <w:proofErr w:type="spellStart"/>
      <w:r w:rsidRPr="2F7D7A3F" w:rsidR="00DE4C5C">
        <w:rPr>
          <w:rFonts w:ascii="GE Inspira" w:hAnsi="GE Inspira"/>
          <w:sz w:val="22"/>
          <w:szCs w:val="22"/>
        </w:rPr>
        <w:t xml:space="preserve">LoG</w:t>
      </w:r>
      <w:proofErr w:type="spellEnd"/>
      <w:r w:rsidRPr="2F7D7A3F" w:rsidR="00DE4C5C">
        <w:rPr>
          <w:rFonts w:ascii="GE Inspira" w:hAnsi="GE Inspira"/>
          <w:sz w:val="22"/>
          <w:szCs w:val="22"/>
        </w:rPr>
        <w:t xml:space="preserve">) filter.  </w:t>
      </w:r>
      <w:r w:rsidRPr="2F7D7A3F" w:rsidR="00F75C2E">
        <w:rPr>
          <w:rFonts w:ascii="GE Inspira" w:hAnsi="GE Inspira"/>
          <w:sz w:val="22"/>
          <w:szCs w:val="22"/>
        </w:rPr>
        <w:t xml:space="preserve">In computer vision 2-D </w:t>
      </w:r>
      <w:proofErr w:type="spellStart"/>
      <w:r w:rsidRPr="2F7D7A3F" w:rsidR="00F75C2E">
        <w:rPr>
          <w:rFonts w:ascii="GE Inspira" w:hAnsi="GE Inspira"/>
          <w:sz w:val="22"/>
          <w:szCs w:val="22"/>
        </w:rPr>
        <w:t>LoG</w:t>
      </w:r>
      <w:proofErr w:type="spellEnd"/>
      <w:r w:rsidRPr="2F7D7A3F" w:rsidR="00DE4C5C">
        <w:rPr>
          <w:rFonts w:ascii="GE Inspira" w:hAnsi="GE Inspira"/>
          <w:sz w:val="22"/>
          <w:szCs w:val="22"/>
        </w:rPr>
        <w:t xml:space="preserve"> filter</w:t>
      </w:r>
      <w:r w:rsidRPr="2F7D7A3F" w:rsidR="00F75C2E">
        <w:rPr>
          <w:rFonts w:ascii="GE Inspira" w:hAnsi="GE Inspira"/>
          <w:sz w:val="22"/>
          <w:szCs w:val="22"/>
        </w:rPr>
        <w:t>s</w:t>
      </w:r>
      <w:r w:rsidRPr="2F7D7A3F" w:rsidR="00DE4C5C">
        <w:rPr>
          <w:rFonts w:ascii="GE Inspira" w:hAnsi="GE Inspira"/>
          <w:sz w:val="22"/>
          <w:szCs w:val="22"/>
        </w:rPr>
        <w:t xml:space="preserve"> </w:t>
      </w:r>
      <w:r w:rsidRPr="2F7D7A3F" w:rsidR="00F75C2E">
        <w:rPr>
          <w:rFonts w:ascii="GE Inspira" w:hAnsi="GE Inspira"/>
          <w:sz w:val="22"/>
          <w:szCs w:val="22"/>
        </w:rPr>
        <w:t>are</w:t>
      </w:r>
      <w:r w:rsidRPr="2F7D7A3F" w:rsidR="00DE4C5C">
        <w:rPr>
          <w:rFonts w:ascii="GE Inspira" w:hAnsi="GE Inspira"/>
          <w:sz w:val="22"/>
          <w:szCs w:val="22"/>
        </w:rPr>
        <w:t xml:space="preserve"> </w:t>
      </w:r>
      <w:r w:rsidRPr="2F7D7A3F" w:rsidR="00396839">
        <w:rPr>
          <w:rFonts w:ascii="GE Inspira" w:hAnsi="GE Inspira"/>
          <w:sz w:val="22"/>
          <w:szCs w:val="22"/>
        </w:rPr>
        <w:t xml:space="preserve">commonly </w:t>
      </w:r>
      <w:r w:rsidRPr="2F7D7A3F" w:rsidR="00DE4C5C">
        <w:rPr>
          <w:rFonts w:ascii="GE Inspira" w:hAnsi="GE Inspira"/>
          <w:sz w:val="22"/>
          <w:szCs w:val="22"/>
        </w:rPr>
        <w:t xml:space="preserve">used </w:t>
      </w:r>
      <w:r w:rsidRPr="2F7D7A3F" w:rsidR="00F75C2E">
        <w:rPr>
          <w:rFonts w:ascii="GE Inspira" w:hAnsi="GE Inspira"/>
          <w:sz w:val="22"/>
          <w:szCs w:val="22"/>
        </w:rPr>
        <w:t>to</w:t>
      </w:r>
      <w:r w:rsidRPr="2F7D7A3F" w:rsidR="00DE4C5C">
        <w:rPr>
          <w:rFonts w:ascii="GE Inspira" w:hAnsi="GE Inspira"/>
          <w:sz w:val="22"/>
          <w:szCs w:val="22"/>
        </w:rPr>
        <w:t xml:space="preserve"> find region edges</w:t>
      </w:r>
      <w:r w:rsidRPr="2F7D7A3F" w:rsidR="00F75C2E">
        <w:rPr>
          <w:rStyle w:val="FootnoteReference"/>
          <w:rFonts w:ascii="GE Inspira" w:hAnsi="GE Inspira"/>
          <w:sz w:val="22"/>
          <w:szCs w:val="22"/>
        </w:rPr>
        <w:footnoteReference w:id="2"/>
      </w:r>
      <w:r w:rsidRPr="2F7D7A3F" w:rsidR="00396839">
        <w:rPr>
          <w:rFonts w:ascii="GE Inspira" w:hAnsi="GE Inspira"/>
          <w:sz w:val="22"/>
          <w:szCs w:val="22"/>
          <w:vertAlign w:val="superscript"/>
        </w:rPr>
        <w:t>,</w:t>
      </w:r>
      <w:r w:rsidRPr="2F7D7A3F" w:rsidR="00F75C2E">
        <w:rPr>
          <w:rStyle w:val="FootnoteReference"/>
          <w:rFonts w:ascii="GE Inspira" w:hAnsi="GE Inspira"/>
          <w:sz w:val="22"/>
          <w:szCs w:val="22"/>
        </w:rPr>
        <w:footnoteReference w:id="3"/>
      </w:r>
      <w:r w:rsidRPr="2F7D7A3F" w:rsidR="00DE4C5C">
        <w:rPr>
          <w:rFonts w:ascii="GE Inspira" w:hAnsi="GE Inspira"/>
          <w:sz w:val="22"/>
          <w:szCs w:val="22"/>
        </w:rPr>
        <w:t xml:space="preserve">.  Finding the blade tips is a 1D version of finding </w:t>
      </w:r>
      <w:r w:rsidRPr="2F7D7A3F" w:rsidR="007F6709">
        <w:rPr>
          <w:rFonts w:ascii="GE Inspira" w:hAnsi="GE Inspira"/>
          <w:sz w:val="22"/>
          <w:szCs w:val="22"/>
        </w:rPr>
        <w:t>edges</w:t>
      </w:r>
      <w:r w:rsidRPr="2F7D7A3F" w:rsidR="00DE4C5C">
        <w:rPr>
          <w:rFonts w:ascii="GE Inspira" w:hAnsi="GE Inspira"/>
          <w:sz w:val="22"/>
          <w:szCs w:val="22"/>
        </w:rPr>
        <w:t xml:space="preserve"> in images.  The </w:t>
      </w:r>
      <w:proofErr w:type="spellStart"/>
      <w:r w:rsidRPr="2F7D7A3F" w:rsidR="00DE4C5C">
        <w:rPr>
          <w:rFonts w:ascii="GE Inspira" w:hAnsi="GE Inspira"/>
          <w:sz w:val="22"/>
          <w:szCs w:val="22"/>
        </w:rPr>
        <w:t xml:space="preserve">LoG</w:t>
      </w:r>
      <w:proofErr w:type="spellEnd"/>
      <w:r w:rsidRPr="2F7D7A3F" w:rsidR="00DE4C5C">
        <w:rPr>
          <w:rFonts w:ascii="GE Inspira" w:hAnsi="GE Inspira"/>
          <w:sz w:val="22"/>
          <w:szCs w:val="22"/>
        </w:rPr>
        <w:t xml:space="preserve"> filter is computed in lines </w:t>
      </w:r>
      <w:commentRangeStart w:id="54"/>
      <w:del w:author="Peter Katlic" w:date="2023-08-30T17:01:21.91Z" w:id="1562770867">
        <w:r w:rsidRPr="2F7D7A3F" w:rsidDel="2F7D7A3F">
          <w:rPr>
            <w:rFonts w:ascii="GE Inspira" w:hAnsi="GE Inspira"/>
            <w:sz w:val="22"/>
            <w:szCs w:val="22"/>
          </w:rPr>
          <w:delText>2130-2154</w:delText>
        </w:r>
      </w:del>
      <w:ins w:author="Peter Katlic" w:date="2023-08-30T17:01:23.87Z" w:id="880900935">
        <w:r w:rsidRPr="2F7D7A3F" w:rsidR="00DE4C5C">
          <w:rPr>
            <w:rFonts w:ascii="GE Inspira" w:hAnsi="GE Inspira"/>
            <w:sz w:val="22"/>
            <w:szCs w:val="22"/>
          </w:rPr>
          <w:t xml:space="preserve">471-497</w:t>
        </w:r>
      </w:ins>
      <w:r w:rsidRPr="2F7D7A3F" w:rsidR="00DE4C5C">
        <w:rPr>
          <w:rFonts w:ascii="GE Inspira" w:hAnsi="GE Inspira"/>
          <w:sz w:val="22"/>
          <w:szCs w:val="22"/>
        </w:rPr>
        <w:t xml:space="preserve"> </w:t>
      </w:r>
      <w:commentRangeEnd w:id="54"/>
      <w:r w:rsidR="0031161A">
        <w:rPr>
          <w:rStyle w:val="CommentReference"/>
        </w:rPr>
        <w:commentReference w:id="54"/>
      </w:r>
      <w:r w:rsidRPr="2F7D7A3F" w:rsidR="00DE4C5C">
        <w:rPr>
          <w:rFonts w:ascii="GE Inspira" w:hAnsi="GE Inspira"/>
          <w:sz w:val="22"/>
          <w:szCs w:val="22"/>
        </w:rPr>
        <w:t xml:space="preserve">using parameters for kernel size and kernel sigma that are hard-coded.  </w:t>
      </w:r>
      <w:r w:rsidRPr="2F7D7A3F" w:rsidR="00BF3C8E">
        <w:rPr>
          <w:rFonts w:ascii="GE Inspira" w:hAnsi="GE Inspira"/>
          <w:sz w:val="22"/>
          <w:szCs w:val="22"/>
        </w:rPr>
        <w:t xml:space="preserve">The </w:t>
      </w:r>
      <w:proofErr w:type="spellStart"/>
      <w:r w:rsidRPr="2F7D7A3F" w:rsidR="00BF3C8E">
        <w:rPr>
          <w:rFonts w:ascii="GE Inspira" w:hAnsi="GE Inspira"/>
          <w:sz w:val="22"/>
          <w:szCs w:val="22"/>
        </w:rPr>
        <w:t>LoG</w:t>
      </w:r>
      <w:proofErr w:type="spellEnd"/>
      <w:r w:rsidRPr="2F7D7A3F" w:rsidR="00BF3C8E">
        <w:rPr>
          <w:rFonts w:ascii="GE Inspira" w:hAnsi="GE Inspira"/>
          <w:sz w:val="22"/>
          <w:szCs w:val="22"/>
        </w:rPr>
        <w:t xml:space="preserve"> filter used in this application has 13 elements and uses a kernel sigma of 2.8.  These values were determined empirically and seem to yield good results.</w:t>
      </w:r>
      <w:r w:rsidRPr="2F7D7A3F" w:rsidR="00135CAB">
        <w:rPr>
          <w:rFonts w:ascii="GE Inspira" w:hAnsi="GE Inspira"/>
          <w:sz w:val="22"/>
          <w:szCs w:val="22"/>
        </w:rPr>
        <w:t xml:space="preserve"> The kernel is plotted in </w:t>
      </w:r>
      <w:r w:rsidRPr="2F7D7A3F" w:rsidR="00135CAB">
        <w:rPr>
          <w:rFonts w:ascii="GE Inspira" w:hAnsi="GE Inspira"/>
          <w:sz w:val="22"/>
          <w:szCs w:val="22"/>
        </w:rPr>
        <w:fldChar w:fldCharType="begin"/>
      </w:r>
      <w:r w:rsidRPr="2F7D7A3F" w:rsidR="00135CAB">
        <w:rPr>
          <w:rFonts w:ascii="GE Inspira" w:hAnsi="GE Inspira"/>
          <w:sz w:val="22"/>
          <w:szCs w:val="22"/>
        </w:rPr>
        <w:instrText xml:space="preserve"> REF _Ref43889598 \h  \* MERGEFORMAT </w:instrText>
      </w:r>
      <w:r w:rsidR="00135CAB">
        <w:rPr>
          <w:rFonts w:ascii="GE Inspira" w:hAnsi="GE Inspira"/>
          <w:sz w:val="22"/>
        </w:rPr>
      </w:r>
      <w:r w:rsidRPr="2F7D7A3F" w:rsidR="00135CAB">
        <w:rPr>
          <w:rFonts w:ascii="GE Inspira" w:hAnsi="GE Inspira"/>
          <w:sz w:val="22"/>
          <w:szCs w:val="22"/>
        </w:rPr>
        <w:fldChar w:fldCharType="separate"/>
      </w:r>
      <w:r w:rsidRPr="2F7D7A3F" w:rsidR="00427D48">
        <w:rPr>
          <w:rFonts w:ascii="GE Inspira" w:hAnsi="GE Inspira"/>
          <w:sz w:val="22"/>
          <w:szCs w:val="22"/>
        </w:rPr>
        <w:t>Figure 3</w:t>
      </w:r>
      <w:r w:rsidRPr="2F7D7A3F" w:rsidR="00135CAB">
        <w:rPr>
          <w:rFonts w:ascii="GE Inspira" w:hAnsi="GE Inspira"/>
          <w:sz w:val="22"/>
          <w:szCs w:val="22"/>
        </w:rPr>
        <w:fldChar w:fldCharType="end"/>
      </w:r>
      <w:r w:rsidRPr="2F7D7A3F" w:rsidR="00135CAB">
        <w:rPr>
          <w:rFonts w:ascii="GE Inspira" w:hAnsi="GE Inspira"/>
          <w:sz w:val="22"/>
          <w:szCs w:val="22"/>
        </w:rPr>
        <w:t>.</w:t>
      </w:r>
    </w:p>
    <w:p w:rsidR="00390DC3" w:rsidP="00E422F6" w:rsidRDefault="00390DC3" w14:paraId="7FDF9DFF" w14:textId="77777777">
      <w:pPr>
        <w:ind w:right="-360"/>
        <w:rPr>
          <w:rFonts w:ascii="GE Inspira" w:hAnsi="GE Inspira"/>
          <w:sz w:val="22"/>
        </w:rPr>
      </w:pPr>
    </w:p>
    <w:p w:rsidR="00135CAB" w:rsidP="00135CAB" w:rsidRDefault="00135CAB" w14:paraId="743088AA" w14:textId="77777777">
      <w:pPr>
        <w:keepNext/>
        <w:ind w:right="-360"/>
        <w:jc w:val="center"/>
      </w:pPr>
      <w:r>
        <w:rPr>
          <w:noProof/>
        </w:rPr>
        <w:drawing>
          <wp:inline distT="0" distB="0" distL="0" distR="0" wp14:anchorId="6CDAB9CC" wp14:editId="48E4589F">
            <wp:extent cx="4008967" cy="2405380"/>
            <wp:effectExtent l="0" t="0" r="10795" b="13970"/>
            <wp:docPr id="47" name="Chart 47">
              <a:extLst xmlns:a="http://schemas.openxmlformats.org/drawingml/2006/main">
                <a:ext uri="{FF2B5EF4-FFF2-40B4-BE49-F238E27FC236}">
                  <a16:creationId xmlns:a16="http://schemas.microsoft.com/office/drawing/2014/main" id="{B645829D-238E-4B91-A55C-B657057B33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E4C5C" w:rsidP="007041F0" w:rsidRDefault="00135CAB" w14:paraId="2A937D8A" w14:textId="61817A17">
      <w:pPr>
        <w:pStyle w:val="Caption"/>
        <w:jc w:val="center"/>
        <w:rPr>
          <w:rFonts w:ascii="GE Inspira" w:hAnsi="GE Inspira"/>
          <w:sz w:val="22"/>
        </w:rPr>
      </w:pPr>
      <w:bookmarkStart w:name="_Ref43889598" w:id="55"/>
      <w:r>
        <w:t xml:space="preserve">Figure </w:t>
      </w:r>
      <w:r>
        <w:fldChar w:fldCharType="begin"/>
      </w:r>
      <w:r>
        <w:instrText> SEQ Figure \* ARABIC </w:instrText>
      </w:r>
      <w:r>
        <w:fldChar w:fldCharType="separate"/>
      </w:r>
      <w:r w:rsidR="00427D48">
        <w:rPr>
          <w:noProof/>
        </w:rPr>
        <w:t>3</w:t>
      </w:r>
      <w:r>
        <w:fldChar w:fldCharType="end"/>
      </w:r>
      <w:bookmarkEnd w:id="55"/>
      <w:r>
        <w:t>: LoG Kernel</w:t>
      </w:r>
    </w:p>
    <w:p w:rsidR="00DE4C5C" w:rsidP="2F7D7A3F" w:rsidRDefault="00DE4C5C" w14:paraId="003083CB" w14:textId="5724E8C7">
      <w:pPr>
        <w:ind w:right="-360"/>
        <w:rPr>
          <w:rFonts w:ascii="GE Inspira" w:hAnsi="GE Inspira"/>
          <w:sz w:val="22"/>
          <w:szCs w:val="22"/>
        </w:rPr>
      </w:pPr>
      <w:r w:rsidRPr="2F7D7A3F">
        <w:rPr>
          <w:rFonts w:ascii="GE Inspira" w:hAnsi="GE Inspira"/>
          <w:sz w:val="22"/>
          <w:szCs w:val="22"/>
        </w:rPr>
        <w:t xml:space="preserve">The </w:t>
      </w:r>
      <w:proofErr w:type="spellStart"/>
      <w:r w:rsidRPr="2F7D7A3F">
        <w:rPr>
          <w:rFonts w:ascii="GE Inspira" w:hAnsi="GE Inspira"/>
          <w:sz w:val="22"/>
          <w:szCs w:val="22"/>
        </w:rPr>
        <w:t>LoG</w:t>
      </w:r>
      <w:proofErr w:type="spellEnd"/>
      <w:r w:rsidRPr="2F7D7A3F">
        <w:rPr>
          <w:rFonts w:ascii="GE Inspira" w:hAnsi="GE Inspira"/>
          <w:sz w:val="22"/>
          <w:szCs w:val="22"/>
        </w:rPr>
        <w:t xml:space="preserve"> kernel is used to filter the data in the function</w:t>
      </w:r>
      <w:r w:rsidRPr="2F7D7A3F" w:rsidR="009304AB">
        <w:rPr>
          <w:rFonts w:ascii="GE Inspira" w:hAnsi="GE Inspira"/>
          <w:sz w:val="22"/>
          <w:szCs w:val="22"/>
        </w:rPr>
        <w:t xml:space="preserve"> </w:t>
      </w:r>
      <w:proofErr w:type="spellStart"/>
      <w:r w:rsidRPr="2F7D7A3F" w:rsidR="009304AB">
        <w:rPr>
          <w:rFonts w:ascii="GE Inspira" w:hAnsi="GE Inspira"/>
          <w:sz w:val="22"/>
          <w:szCs w:val="22"/>
        </w:rPr>
        <w:t xml:space="preserve">fir_filter</w:t>
      </w:r>
      <w:proofErr w:type="spellEnd"/>
      <w:r w:rsidRPr="2F7D7A3F" w:rsidR="009304AB">
        <w:rPr>
          <w:rFonts w:ascii="GE Inspira" w:hAnsi="GE Inspira"/>
          <w:sz w:val="22"/>
          <w:szCs w:val="22"/>
        </w:rPr>
        <w:t xml:space="preserve"> in lines </w:t>
      </w:r>
      <w:del w:author="Peter Katlic" w:date="2023-08-30T17:01:40.932Z" w:id="2013820746">
        <w:r w:rsidRPr="2F7D7A3F" w:rsidDel="2F7D7A3F">
          <w:rPr>
            <w:rFonts w:ascii="GE Inspira" w:hAnsi="GE Inspira"/>
            <w:sz w:val="22"/>
            <w:szCs w:val="22"/>
          </w:rPr>
          <w:delText>2157-2145</w:delText>
        </w:r>
      </w:del>
      <w:ins w:author="Peter Katlic" w:date="2023-08-30T17:01:46.825Z" w:id="992281912">
        <w:r w:rsidRPr="2F7D7A3F" w:rsidR="009304AB">
          <w:rPr>
            <w:rFonts w:ascii="GE Inspira" w:hAnsi="GE Inspira"/>
            <w:sz w:val="22"/>
            <w:szCs w:val="22"/>
          </w:rPr>
          <w:t xml:space="preserve">503-594</w:t>
        </w:r>
      </w:ins>
      <w:r w:rsidRPr="2F7D7A3F" w:rsidR="009304AB">
        <w:rPr>
          <w:rFonts w:ascii="GE Inspira" w:hAnsi="GE Inspira"/>
          <w:sz w:val="22"/>
          <w:szCs w:val="22"/>
        </w:rPr>
        <w:t xml:space="preserve">.  This function convolves the kernel with the data and returns the results.</w:t>
      </w:r>
      <w:r w:rsidRPr="2F7D7A3F" w:rsidR="007F6709">
        <w:rPr>
          <w:rFonts w:ascii="GE Inspira" w:hAnsi="GE Inspira"/>
          <w:sz w:val="22"/>
          <w:szCs w:val="22"/>
        </w:rPr>
        <w:t xml:space="preserve"> This operation is performed using the device DSP for faster processing.</w:t>
      </w:r>
      <w:r w:rsidRPr="2F7D7A3F" w:rsidR="009304AB">
        <w:rPr>
          <w:rFonts w:ascii="GE Inspira" w:hAnsi="GE Inspira"/>
          <w:sz w:val="22"/>
          <w:szCs w:val="22"/>
        </w:rPr>
        <w:t xml:space="preserve">  The output of this filter contains excursions through the y=0 axis at the boundaries of the blades.  A negative excursion through y=0 corresponds to the beginning of a blade tip.  A positive excursion </w:t>
      </w:r>
      <w:r w:rsidRPr="2F7D7A3F" w:rsidR="009304AB">
        <w:rPr>
          <w:rFonts w:ascii="GE Inspira" w:hAnsi="GE Inspira"/>
          <w:sz w:val="22"/>
          <w:szCs w:val="22"/>
        </w:rPr>
        <w:t xml:space="preserve">through y=0 corresponds to the end of a blade tip.  An example is shown in </w:t>
      </w:r>
      <w:r w:rsidRPr="2F7D7A3F" w:rsidR="009304AB">
        <w:rPr>
          <w:rFonts w:ascii="GE Inspira" w:hAnsi="GE Inspira"/>
          <w:sz w:val="22"/>
          <w:szCs w:val="22"/>
        </w:rPr>
        <w:fldChar w:fldCharType="begin"/>
      </w:r>
      <w:r w:rsidRPr="2F7D7A3F" w:rsidR="009304AB">
        <w:rPr>
          <w:rFonts w:ascii="GE Inspira" w:hAnsi="GE Inspira"/>
          <w:sz w:val="22"/>
          <w:szCs w:val="22"/>
        </w:rPr>
        <w:instrText xml:space="preserve"> REF _Ref43823598 \h  \* MERGEFORMAT </w:instrText>
      </w:r>
      <w:r w:rsidR="009304AB">
        <w:rPr>
          <w:rFonts w:ascii="GE Inspira" w:hAnsi="GE Inspira"/>
          <w:sz w:val="22"/>
        </w:rPr>
      </w:r>
      <w:r w:rsidRPr="2F7D7A3F" w:rsidR="009304AB">
        <w:rPr>
          <w:rFonts w:ascii="GE Inspira" w:hAnsi="GE Inspira"/>
          <w:sz w:val="22"/>
          <w:szCs w:val="22"/>
        </w:rPr>
        <w:fldChar w:fldCharType="separate"/>
      </w:r>
      <w:r w:rsidRPr="2F7D7A3F" w:rsidR="00427D48">
        <w:rPr>
          <w:rFonts w:ascii="GE Inspira" w:hAnsi="GE Inspira"/>
          <w:sz w:val="22"/>
          <w:szCs w:val="22"/>
        </w:rPr>
        <w:t>Figure 4</w:t>
      </w:r>
      <w:r w:rsidRPr="2F7D7A3F" w:rsidR="009304AB">
        <w:rPr>
          <w:rFonts w:ascii="GE Inspira" w:hAnsi="GE Inspira"/>
          <w:sz w:val="22"/>
          <w:szCs w:val="22"/>
        </w:rPr>
        <w:fldChar w:fldCharType="end"/>
      </w:r>
      <w:r w:rsidRPr="2F7D7A3F" w:rsidR="009304AB">
        <w:rPr>
          <w:rFonts w:ascii="GE Inspira" w:hAnsi="GE Inspira"/>
          <w:sz w:val="22"/>
          <w:szCs w:val="22"/>
        </w:rPr>
        <w:t>.</w:t>
      </w:r>
      <w:r w:rsidRPr="2F7D7A3F" w:rsidR="000F1EA9">
        <w:rPr>
          <w:rFonts w:ascii="GE Inspira" w:hAnsi="GE Inspira"/>
          <w:sz w:val="22"/>
          <w:szCs w:val="22"/>
        </w:rPr>
        <w:t xml:space="preserve"> In this example the boundary of the </w:t>
      </w:r>
      <w:r w:rsidRPr="2F7D7A3F" w:rsidR="002E437E">
        <w:rPr>
          <w:rFonts w:ascii="GE Inspira" w:hAnsi="GE Inspira"/>
          <w:sz w:val="22"/>
          <w:szCs w:val="22"/>
        </w:rPr>
        <w:t xml:space="preserve">entire </w:t>
      </w:r>
      <w:r w:rsidRPr="2F7D7A3F" w:rsidR="000F1EA9">
        <w:rPr>
          <w:rFonts w:ascii="GE Inspira" w:hAnsi="GE Inspira"/>
          <w:sz w:val="22"/>
          <w:szCs w:val="22"/>
        </w:rPr>
        <w:t>blade is found</w:t>
      </w:r>
      <w:r w:rsidRPr="2F7D7A3F" w:rsidR="002E437E">
        <w:rPr>
          <w:rFonts w:ascii="GE Inspira" w:hAnsi="GE Inspira"/>
          <w:sz w:val="22"/>
          <w:szCs w:val="22"/>
        </w:rPr>
        <w:t>,</w:t>
      </w:r>
      <w:r w:rsidRPr="2F7D7A3F" w:rsidR="000F1EA9">
        <w:rPr>
          <w:rFonts w:ascii="GE Inspira" w:hAnsi="GE Inspira"/>
          <w:sz w:val="22"/>
          <w:szCs w:val="22"/>
        </w:rPr>
        <w:t xml:space="preserve"> including the “shelf” region.</w:t>
      </w:r>
    </w:p>
    <w:p w:rsidR="000F1EA9" w:rsidP="00E422F6" w:rsidRDefault="000F1EA9" w14:paraId="009873CB" w14:textId="77777777">
      <w:pPr>
        <w:ind w:right="-360"/>
        <w:rPr>
          <w:rFonts w:ascii="GE Inspira" w:hAnsi="GE Inspira"/>
          <w:sz w:val="22"/>
        </w:rPr>
      </w:pPr>
    </w:p>
    <w:p w:rsidR="009304AB" w:rsidP="009304AB" w:rsidRDefault="009304AB" w14:paraId="5529DBD9" w14:textId="77777777">
      <w:pPr>
        <w:keepNext/>
        <w:ind w:right="-360"/>
        <w:jc w:val="center"/>
      </w:pPr>
      <w:r>
        <w:rPr>
          <w:rFonts w:ascii="GE Inspira" w:hAnsi="GE Inspira"/>
          <w:noProof/>
          <w:sz w:val="22"/>
        </w:rPr>
        <w:drawing>
          <wp:inline distT="0" distB="0" distL="0" distR="0" wp14:anchorId="438E8AA8" wp14:editId="5FF5B0EB">
            <wp:extent cx="5650416" cy="2252134"/>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42284" cy="2328608"/>
                    </a:xfrm>
                    <a:prstGeom prst="rect">
                      <a:avLst/>
                    </a:prstGeom>
                    <a:noFill/>
                  </pic:spPr>
                </pic:pic>
              </a:graphicData>
            </a:graphic>
          </wp:inline>
        </w:drawing>
      </w:r>
    </w:p>
    <w:p w:rsidR="009304AB" w:rsidP="009304AB" w:rsidRDefault="009304AB" w14:paraId="3276F730" w14:textId="69ABACFC">
      <w:pPr>
        <w:pStyle w:val="Caption"/>
        <w:jc w:val="center"/>
      </w:pPr>
      <w:bookmarkStart w:name="_Ref43823598" w:id="56"/>
      <w:r>
        <w:t xml:space="preserve">Figure </w:t>
      </w:r>
      <w:r>
        <w:fldChar w:fldCharType="begin"/>
      </w:r>
      <w:r>
        <w:instrText> SEQ Figure \* ARABIC </w:instrText>
      </w:r>
      <w:r>
        <w:fldChar w:fldCharType="separate"/>
      </w:r>
      <w:r w:rsidR="00427D48">
        <w:rPr>
          <w:noProof/>
        </w:rPr>
        <w:t>4</w:t>
      </w:r>
      <w:r>
        <w:fldChar w:fldCharType="end"/>
      </w:r>
      <w:bookmarkEnd w:id="56"/>
      <w:r>
        <w:t>: Sample output from LoG filter.</w:t>
      </w:r>
    </w:p>
    <w:p w:rsidR="001E0C74" w:rsidP="2F7D7A3F" w:rsidRDefault="001E0C74" w14:paraId="013DC86E" w14:textId="57E3B044">
      <w:pPr>
        <w:ind w:right="-360"/>
        <w:rPr>
          <w:rFonts w:ascii="GE Inspira" w:hAnsi="GE Inspira"/>
          <w:sz w:val="22"/>
          <w:szCs w:val="22"/>
        </w:rPr>
      </w:pPr>
      <w:r w:rsidRPr="2F7D7A3F" w:rsidR="2F7D7A3F">
        <w:rPr>
          <w:rFonts w:ascii="GE Inspira" w:hAnsi="GE Inspira"/>
          <w:sz w:val="22"/>
          <w:szCs w:val="22"/>
        </w:rPr>
        <w:t xml:space="preserve">Once the blade tip boundaries are found, the zero-crossing locations are found by looking only at the sign of the </w:t>
      </w:r>
      <w:proofErr w:type="spellStart"/>
      <w:r w:rsidRPr="2F7D7A3F" w:rsidR="2F7D7A3F">
        <w:rPr>
          <w:rFonts w:ascii="GE Inspira" w:hAnsi="GE Inspira"/>
          <w:sz w:val="22"/>
          <w:szCs w:val="22"/>
        </w:rPr>
        <w:t>LoG</w:t>
      </w:r>
      <w:proofErr w:type="spellEnd"/>
      <w:r w:rsidRPr="2F7D7A3F" w:rsidR="2F7D7A3F">
        <w:rPr>
          <w:rFonts w:ascii="GE Inspira" w:hAnsi="GE Inspira"/>
          <w:sz w:val="22"/>
          <w:szCs w:val="22"/>
        </w:rPr>
        <w:t xml:space="preserve"> output signal.  This </w:t>
      </w:r>
      <w:ins w:author="Peter Katlic" w:date="2023-08-30T17:02:59.79Z" w:id="550829053">
        <w:r w:rsidRPr="2F7D7A3F" w:rsidR="2F7D7A3F">
          <w:rPr>
            <w:rFonts w:ascii="GE Inspira" w:hAnsi="GE Inspira"/>
            <w:sz w:val="22"/>
            <w:szCs w:val="22"/>
          </w:rPr>
          <w:t>is ca</w:t>
        </w:r>
      </w:ins>
      <w:ins w:author="Peter Katlic" w:date="2023-08-30T17:03:04.392Z" w:id="1376887798">
        <w:r w:rsidRPr="2F7D7A3F" w:rsidR="2F7D7A3F">
          <w:rPr>
            <w:rFonts w:ascii="GE Inspira" w:hAnsi="GE Inspira"/>
            <w:sz w:val="22"/>
            <w:szCs w:val="22"/>
          </w:rPr>
          <w:t xml:space="preserve">lled at line 111 and </w:t>
        </w:r>
      </w:ins>
      <w:r w:rsidRPr="2F7D7A3F" w:rsidR="2F7D7A3F">
        <w:rPr>
          <w:rFonts w:ascii="GE Inspira" w:hAnsi="GE Inspira"/>
          <w:sz w:val="22"/>
          <w:szCs w:val="22"/>
        </w:rPr>
        <w:t xml:space="preserve">happens in lines </w:t>
      </w:r>
      <w:del w:author="Peter Katlic" w:date="2023-08-30T17:03:17.566Z" w:id="1352494301">
        <w:r w:rsidRPr="2F7D7A3F" w:rsidDel="2F7D7A3F">
          <w:rPr>
            <w:rFonts w:ascii="GE Inspira" w:hAnsi="GE Inspira"/>
            <w:sz w:val="22"/>
            <w:szCs w:val="22"/>
          </w:rPr>
          <w:delText>1917-1957</w:delText>
        </w:r>
      </w:del>
      <w:ins w:author="Peter Katlic" w:date="2023-08-30T17:03:20.236Z" w:id="127514020">
        <w:r w:rsidRPr="2F7D7A3F" w:rsidR="2F7D7A3F">
          <w:rPr>
            <w:rFonts w:ascii="GE Inspira" w:hAnsi="GE Inspira"/>
            <w:sz w:val="22"/>
            <w:szCs w:val="22"/>
          </w:rPr>
          <w:t>435-452</w:t>
        </w:r>
      </w:ins>
      <w:r w:rsidRPr="2F7D7A3F" w:rsidR="2F7D7A3F">
        <w:rPr>
          <w:rFonts w:ascii="GE Inspira" w:hAnsi="GE Inspira"/>
          <w:sz w:val="22"/>
          <w:szCs w:val="22"/>
        </w:rPr>
        <w:t>.</w:t>
      </w:r>
    </w:p>
    <w:p w:rsidR="005178E6" w:rsidP="001E0C74" w:rsidRDefault="005178E6" w14:paraId="6E0B333F" w14:textId="3EB9EA4D">
      <w:pPr>
        <w:ind w:right="-360"/>
        <w:rPr>
          <w:rFonts w:ascii="GE Inspira" w:hAnsi="GE Inspira"/>
          <w:sz w:val="22"/>
        </w:rPr>
      </w:pPr>
    </w:p>
    <w:p w:rsidR="00B9087B" w:rsidP="2F7D7A3F" w:rsidRDefault="00096E3B" w14:paraId="17DB77B8" w14:textId="0062AF65">
      <w:pPr>
        <w:ind w:right="-360"/>
        <w:rPr>
          <w:rFonts w:ascii="GE Inspira" w:hAnsi="GE Inspira"/>
          <w:sz w:val="22"/>
          <w:szCs w:val="22"/>
        </w:rPr>
      </w:pPr>
      <w:r w:rsidRPr="2F7D7A3F">
        <w:rPr>
          <w:rFonts w:ascii="GE Inspira" w:hAnsi="GE Inspira"/>
          <w:sz w:val="22"/>
          <w:szCs w:val="22"/>
        </w:rPr>
        <w:t>Next the displacements are summed for each blade (between the negative and positive zero-crossings). The sum is contingent on the displacement being between the zero-crossings and also having an intensity value &gt; 0.  As the blade displacement points are summed there is a parameter that allows the algorithm to discard a defined number of start or end points. This allows for a certain amount of error in finding the edges.</w:t>
      </w:r>
      <w:r w:rsidRPr="2F7D7A3F" w:rsidR="00B82E2E">
        <w:rPr>
          <w:rFonts w:ascii="GE Inspira" w:hAnsi="GE Inspira"/>
          <w:sz w:val="22"/>
          <w:szCs w:val="22"/>
        </w:rPr>
        <w:t xml:space="preserve">  If no points are found matching these criteria, the </w:t>
      </w:r>
      <w:r w:rsidRPr="2F7D7A3F" w:rsidR="007212F6">
        <w:rPr>
          <w:rFonts w:ascii="GE Inspira" w:hAnsi="GE Inspira"/>
          <w:sz w:val="22"/>
          <w:szCs w:val="22"/>
        </w:rPr>
        <w:t>displacement</w:t>
      </w:r>
      <w:r w:rsidRPr="2F7D7A3F" w:rsidR="00B82E2E">
        <w:rPr>
          <w:rFonts w:ascii="GE Inspira" w:hAnsi="GE Inspira"/>
          <w:sz w:val="22"/>
          <w:szCs w:val="22"/>
        </w:rPr>
        <w:t xml:space="preserve"> is set to -9.996.  This provides a way to identify a specific error if it should occur.  If the count of points between the begin and end points is greater than zero, then the average of those points is computed and that is the </w:t>
      </w:r>
      <w:r w:rsidRPr="2F7D7A3F" w:rsidR="007212F6">
        <w:rPr>
          <w:rFonts w:ascii="GE Inspira" w:hAnsi="GE Inspira"/>
          <w:sz w:val="22"/>
          <w:szCs w:val="22"/>
        </w:rPr>
        <w:t>displacement</w:t>
      </w:r>
      <w:r w:rsidRPr="2F7D7A3F" w:rsidR="00B82E2E">
        <w:rPr>
          <w:rFonts w:ascii="GE Inspira" w:hAnsi="GE Inspira"/>
          <w:sz w:val="22"/>
          <w:szCs w:val="22"/>
        </w:rPr>
        <w:t xml:space="preserve"> value for the blade.</w:t>
      </w:r>
      <w:r w:rsidRPr="2F7D7A3F" w:rsidR="00DB77F4">
        <w:rPr>
          <w:rFonts w:ascii="GE Inspira" w:hAnsi="GE Inspira"/>
          <w:sz w:val="22"/>
          <w:szCs w:val="22"/>
        </w:rPr>
        <w:t xml:space="preserve"> This process takes place in lines </w:t>
      </w:r>
      <w:commentRangeStart w:id="57"/>
      <w:del w:author="Peter Katlic" w:date="2023-08-30T17:05:11.345Z" w:id="1916790791">
        <w:r w:rsidRPr="2F7D7A3F" w:rsidDel="2F7D7A3F">
          <w:rPr>
            <w:rFonts w:ascii="GE Inspira" w:hAnsi="GE Inspira"/>
            <w:sz w:val="22"/>
            <w:szCs w:val="22"/>
          </w:rPr>
          <w:delText>2013-2047</w:delText>
        </w:r>
      </w:del>
      <w:ins w:author="Peter Katlic" w:date="2023-08-30T17:05:14.79Z" w:id="1830421145">
        <w:r w:rsidRPr="2F7D7A3F" w:rsidR="00DB77F4">
          <w:rPr>
            <w:rFonts w:ascii="GE Inspira" w:hAnsi="GE Inspira"/>
            <w:sz w:val="22"/>
            <w:szCs w:val="22"/>
          </w:rPr>
          <w:t>184-</w:t>
        </w:r>
      </w:ins>
      <w:ins w:author="Peter Katlic" w:date="2023-08-30T17:06:05.868Z" w:id="2051819240">
        <w:r w:rsidRPr="2F7D7A3F" w:rsidR="00DB77F4">
          <w:rPr>
            <w:rFonts w:ascii="GE Inspira" w:hAnsi="GE Inspira"/>
            <w:sz w:val="22"/>
            <w:szCs w:val="22"/>
          </w:rPr>
          <w:t>238</w:t>
        </w:r>
      </w:ins>
      <w:commentRangeEnd w:id="57"/>
      <w:r w:rsidR="004F10CC">
        <w:rPr>
          <w:rStyle w:val="CommentReference"/>
        </w:rPr>
        <w:commentReference w:id="57"/>
      </w:r>
      <w:r w:rsidRPr="2F7D7A3F" w:rsidR="00DB77F4">
        <w:rPr>
          <w:rFonts w:ascii="GE Inspira" w:hAnsi="GE Inspira"/>
          <w:sz w:val="22"/>
          <w:szCs w:val="22"/>
        </w:rPr>
        <w:t>.</w:t>
      </w:r>
      <w:ins w:author="Runkel, Dave (GE Vernova)" w:date="2023-08-15T16:38:00Z" w:id="479356218">
        <w:r w:rsidRPr="2F7D7A3F" w:rsidR="2F7D7A3F">
          <w:rPr>
            <w:rFonts w:ascii="GE Inspira" w:hAnsi="GE Inspira"/>
            <w:sz w:val="22"/>
            <w:szCs w:val="22"/>
          </w:rPr>
          <w:t xml:space="preserve"> Around 2020 </w:t>
        </w:r>
      </w:ins>
      <w:ins w:author="Runkel, Dave (GE Vernova)" w:date="2023-08-15T16:39:00Z" w:id="1997584117">
        <w:r w:rsidRPr="2F7D7A3F" w:rsidR="2F7D7A3F">
          <w:rPr>
            <w:rFonts w:ascii="GE Inspira" w:hAnsi="GE Inspira"/>
            <w:sz w:val="22"/>
            <w:szCs w:val="22"/>
          </w:rPr>
          <w:t xml:space="preserve">this was modified so that </w:t>
        </w:r>
        <w:r w:rsidRPr="2F7D7A3F" w:rsidR="2F7D7A3F">
          <w:rPr>
            <w:rFonts w:ascii="GE Inspira" w:hAnsi="GE Inspira"/>
            <w:sz w:val="22"/>
            <w:szCs w:val="22"/>
          </w:rPr>
          <w:t xml:space="preserve">if an airfoil has less than 2 measurements it is discarded as not being a viable measurement. In </w:t>
        </w:r>
      </w:ins>
      <w:ins w:author="Runkel, Dave (GE Vernova)" w:date="2023-08-15T16:40:00Z" w:id="14888956">
        <w:r w:rsidRPr="2F7D7A3F" w:rsidR="2F7D7A3F">
          <w:rPr>
            <w:rFonts w:ascii="GE Inspira" w:hAnsi="GE Inspira"/>
            <w:sz w:val="22"/>
            <w:szCs w:val="22"/>
          </w:rPr>
          <w:t>2022 this was further updated to provide a method to change this value through the app settings rather than through the UI. This allows for greater maneuverabi</w:t>
        </w:r>
      </w:ins>
      <w:ins w:author="Runkel, Dave (GE Vernova)" w:date="2023-08-15T16:41:00Z" w:id="49538056">
        <w:r w:rsidRPr="2F7D7A3F" w:rsidR="2F7D7A3F">
          <w:rPr>
            <w:rFonts w:ascii="GE Inspira" w:hAnsi="GE Inspira"/>
            <w:sz w:val="22"/>
            <w:szCs w:val="22"/>
          </w:rPr>
          <w:t>lity when troubleshooting the app. It is likely to be set to a constant value at the end of development to prevent too much variability in the hands of the operators.</w:t>
        </w:r>
      </w:ins>
      <w:r w:rsidRPr="2F7D7A3F" w:rsidR="00704C95">
        <w:rPr>
          <w:rFonts w:ascii="GE Inspira" w:hAnsi="GE Inspira"/>
          <w:sz w:val="22"/>
          <w:szCs w:val="22"/>
        </w:rPr>
        <w:t xml:space="preserve">  A sample of the output is shown in </w:t>
      </w:r>
      <w:r w:rsidRPr="2F7D7A3F" w:rsidR="00704C95">
        <w:rPr>
          <w:rFonts w:ascii="GE Inspira" w:hAnsi="GE Inspira"/>
          <w:sz w:val="22"/>
          <w:szCs w:val="22"/>
        </w:rPr>
        <w:fldChar w:fldCharType="begin"/>
      </w:r>
      <w:r w:rsidRPr="2F7D7A3F" w:rsidR="00704C95">
        <w:rPr>
          <w:rFonts w:ascii="GE Inspira" w:hAnsi="GE Inspira"/>
          <w:sz w:val="22"/>
          <w:szCs w:val="22"/>
        </w:rPr>
        <w:instrText xml:space="preserve"> REF _Ref43888109 \h  \* MERGEFORMAT </w:instrText>
      </w:r>
      <w:r w:rsidR="00704C95">
        <w:rPr>
          <w:rFonts w:ascii="GE Inspira" w:hAnsi="GE Inspira"/>
          <w:sz w:val="22"/>
        </w:rPr>
      </w:r>
      <w:r w:rsidRPr="2F7D7A3F" w:rsidR="00704C95">
        <w:rPr>
          <w:rFonts w:ascii="GE Inspira" w:hAnsi="GE Inspira"/>
          <w:sz w:val="22"/>
          <w:szCs w:val="22"/>
        </w:rPr>
        <w:fldChar w:fldCharType="separate"/>
      </w:r>
      <w:r w:rsidRPr="2F7D7A3F" w:rsidR="00427D48">
        <w:rPr>
          <w:rFonts w:ascii="GE Inspira" w:hAnsi="GE Inspira"/>
          <w:sz w:val="22"/>
          <w:szCs w:val="22"/>
        </w:rPr>
        <w:t>Figure 5</w:t>
      </w:r>
      <w:r w:rsidRPr="2F7D7A3F" w:rsidR="00704C95">
        <w:rPr>
          <w:rFonts w:ascii="GE Inspira" w:hAnsi="GE Inspira"/>
          <w:sz w:val="22"/>
          <w:szCs w:val="22"/>
        </w:rPr>
        <w:fldChar w:fldCharType="end"/>
      </w:r>
      <w:r w:rsidRPr="2F7D7A3F" w:rsidR="00704C95">
        <w:rPr>
          <w:rFonts w:ascii="GE Inspira" w:hAnsi="GE Inspira"/>
          <w:sz w:val="22"/>
          <w:szCs w:val="22"/>
        </w:rPr>
        <w:t xml:space="preserve"> and </w:t>
      </w:r>
      <w:r w:rsidRPr="2F7D7A3F" w:rsidR="00704C95">
        <w:rPr>
          <w:rFonts w:ascii="GE Inspira" w:hAnsi="GE Inspira"/>
          <w:sz w:val="22"/>
          <w:szCs w:val="22"/>
        </w:rPr>
        <w:fldChar w:fldCharType="begin"/>
      </w:r>
      <w:r w:rsidRPr="2F7D7A3F" w:rsidR="00704C95">
        <w:rPr>
          <w:rFonts w:ascii="GE Inspira" w:hAnsi="GE Inspira"/>
          <w:sz w:val="22"/>
          <w:szCs w:val="22"/>
        </w:rPr>
        <w:instrText xml:space="preserve"> REF _Ref43888537 \h  \* MERGEFORMAT </w:instrText>
      </w:r>
      <w:r w:rsidR="00704C95">
        <w:rPr>
          <w:rFonts w:ascii="GE Inspira" w:hAnsi="GE Inspira"/>
          <w:sz w:val="22"/>
        </w:rPr>
      </w:r>
      <w:r w:rsidRPr="2F7D7A3F" w:rsidR="00704C95">
        <w:rPr>
          <w:rFonts w:ascii="GE Inspira" w:hAnsi="GE Inspira"/>
          <w:sz w:val="22"/>
          <w:szCs w:val="22"/>
        </w:rPr>
        <w:fldChar w:fldCharType="separate"/>
      </w:r>
      <w:r w:rsidRPr="2F7D7A3F" w:rsidR="00427D48">
        <w:rPr>
          <w:rFonts w:ascii="GE Inspira" w:hAnsi="GE Inspira"/>
          <w:sz w:val="22"/>
          <w:szCs w:val="22"/>
        </w:rPr>
        <w:t>Figure 6</w:t>
      </w:r>
      <w:r w:rsidRPr="2F7D7A3F" w:rsidR="00704C95">
        <w:rPr>
          <w:rFonts w:ascii="GE Inspira" w:hAnsi="GE Inspira"/>
          <w:sz w:val="22"/>
          <w:szCs w:val="22"/>
        </w:rPr>
        <w:fldChar w:fldCharType="end"/>
      </w:r>
      <w:r w:rsidRPr="2F7D7A3F" w:rsidR="00704C95">
        <w:rPr>
          <w:rFonts w:ascii="GE Inspira" w:hAnsi="GE Inspira"/>
          <w:sz w:val="22"/>
          <w:szCs w:val="22"/>
        </w:rPr>
        <w:t>.</w:t>
      </w:r>
    </w:p>
    <w:p w:rsidR="0024716E" w:rsidP="001E0C74" w:rsidRDefault="0024716E" w14:paraId="0623C9A5" w14:textId="77777777">
      <w:pPr>
        <w:ind w:right="-360"/>
        <w:rPr>
          <w:rFonts w:ascii="GE Inspira" w:hAnsi="GE Inspira"/>
          <w:sz w:val="22"/>
        </w:rPr>
      </w:pPr>
    </w:p>
    <w:p w:rsidR="00704C95" w:rsidP="00704C95" w:rsidRDefault="00704C95" w14:paraId="36CB5917" w14:textId="77777777">
      <w:pPr>
        <w:keepNext/>
        <w:ind w:right="-360"/>
        <w:jc w:val="center"/>
      </w:pPr>
      <w:r>
        <w:rPr>
          <w:noProof/>
        </w:rPr>
        <w:drawing>
          <wp:inline distT="0" distB="0" distL="0" distR="0" wp14:anchorId="274F0D6D" wp14:editId="28C72AAF">
            <wp:extent cx="3867912" cy="2743200"/>
            <wp:effectExtent l="0" t="0" r="18415" b="0"/>
            <wp:docPr id="45" name="Chart 45">
              <a:extLst xmlns:a="http://schemas.openxmlformats.org/drawingml/2006/main">
                <a:ext uri="{FF2B5EF4-FFF2-40B4-BE49-F238E27FC236}">
                  <a16:creationId xmlns:a16="http://schemas.microsoft.com/office/drawing/2014/main" id="{4CDD7484-AD96-4D76-8BA8-7658E9680A0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704C95" w:rsidP="00704C95" w:rsidRDefault="00704C95" w14:paraId="676A2AEE" w14:textId="70008431">
      <w:pPr>
        <w:pStyle w:val="Caption"/>
        <w:jc w:val="center"/>
        <w:rPr>
          <w:rFonts w:ascii="GE Inspira" w:hAnsi="GE Inspira"/>
          <w:sz w:val="22"/>
        </w:rPr>
      </w:pPr>
      <w:bookmarkStart w:name="_Ref43888109" w:id="62"/>
      <w:r>
        <w:t xml:space="preserve">Figure </w:t>
      </w:r>
      <w:r>
        <w:fldChar w:fldCharType="begin"/>
      </w:r>
      <w:r>
        <w:instrText> SEQ Figure \* ARABIC </w:instrText>
      </w:r>
      <w:r>
        <w:fldChar w:fldCharType="separate"/>
      </w:r>
      <w:r w:rsidR="00427D48">
        <w:rPr>
          <w:noProof/>
        </w:rPr>
        <w:t>5</w:t>
      </w:r>
      <w:r>
        <w:fldChar w:fldCharType="end"/>
      </w:r>
      <w:bookmarkEnd w:id="62"/>
      <w:r>
        <w:t>: Raw and Filtered Data</w:t>
      </w:r>
    </w:p>
    <w:p w:rsidR="00B82E2E" w:rsidP="001E0C74" w:rsidRDefault="00B82E2E" w14:paraId="32510EDA" w14:textId="6AB39FFA">
      <w:pPr>
        <w:ind w:right="-360"/>
        <w:rPr>
          <w:rFonts w:ascii="GE Inspira" w:hAnsi="GE Inspira"/>
          <w:sz w:val="22"/>
        </w:rPr>
      </w:pPr>
    </w:p>
    <w:p w:rsidR="00704C95" w:rsidP="00704C95" w:rsidRDefault="00704C95" w14:paraId="1C397B39" w14:textId="77777777">
      <w:pPr>
        <w:keepNext/>
        <w:ind w:right="-360"/>
        <w:jc w:val="center"/>
      </w:pPr>
      <w:r>
        <w:rPr>
          <w:noProof/>
        </w:rPr>
        <w:drawing>
          <wp:inline distT="0" distB="0" distL="0" distR="0" wp14:anchorId="5420916B" wp14:editId="3860F5BC">
            <wp:extent cx="3877056" cy="2743200"/>
            <wp:effectExtent l="0" t="0" r="9525" b="0"/>
            <wp:docPr id="46" name="Chart 46">
              <a:extLst xmlns:a="http://schemas.openxmlformats.org/drawingml/2006/main">
                <a:ext uri="{FF2B5EF4-FFF2-40B4-BE49-F238E27FC236}">
                  <a16:creationId xmlns:a16="http://schemas.microsoft.com/office/drawing/2014/main" id="{A89D41A6-9CF9-48BD-9F22-675DAA232738}"/>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04C95" w:rsidP="00704C95" w:rsidRDefault="00704C95" w14:paraId="67CB37C2" w14:textId="4AA0F101">
      <w:pPr>
        <w:pStyle w:val="Caption"/>
        <w:jc w:val="center"/>
        <w:rPr>
          <w:rFonts w:ascii="GE Inspira" w:hAnsi="GE Inspira"/>
          <w:sz w:val="22"/>
        </w:rPr>
      </w:pPr>
      <w:bookmarkStart w:name="_Ref43888537" w:id="63"/>
      <w:r>
        <w:t xml:space="preserve">Figure </w:t>
      </w:r>
      <w:r>
        <w:fldChar w:fldCharType="begin"/>
      </w:r>
      <w:r>
        <w:instrText> SEQ Figure \* ARABIC </w:instrText>
      </w:r>
      <w:r>
        <w:fldChar w:fldCharType="separate"/>
      </w:r>
      <w:r w:rsidR="00427D48">
        <w:rPr>
          <w:noProof/>
        </w:rPr>
        <w:t>6</w:t>
      </w:r>
      <w:r>
        <w:fldChar w:fldCharType="end"/>
      </w:r>
      <w:bookmarkEnd w:id="63"/>
      <w:r>
        <w:t>: Magnified View of Raw and Filtered Data</w:t>
      </w:r>
    </w:p>
    <w:p w:rsidR="00B82E2E" w:rsidP="2F7D7A3F" w:rsidRDefault="00E91EC5" w14:paraId="080D3169" w14:textId="68EA3FE7">
      <w:pPr>
        <w:ind w:right="-360"/>
        <w:rPr>
          <w:rFonts w:ascii="GE Inspira" w:hAnsi="GE Inspira"/>
          <w:sz w:val="22"/>
          <w:szCs w:val="22"/>
        </w:rPr>
      </w:pPr>
      <w:r w:rsidRPr="2F7D7A3F" w:rsidR="2F7D7A3F">
        <w:rPr>
          <w:rFonts w:ascii="GE Inspira" w:hAnsi="GE Inspira"/>
          <w:sz w:val="22"/>
          <w:szCs w:val="22"/>
        </w:rPr>
        <w:t xml:space="preserve">To identify and call out blades where the data is noisy, a quality metric is defined for each blade tip.  The quality metric is the percentage of points whose values are ≤0.001” from the mean of the points for each blade.  If this percentage is &lt;1.0 then this fact is reported back to the user through the UI.  This takes place on lines </w:t>
      </w:r>
      <w:commentRangeStart w:id="64"/>
      <w:commentRangeStart w:id="65"/>
      <w:del w:author="Peter Katlic" w:date="2023-08-30T17:06:42.925Z" w:id="527398750">
        <w:r w:rsidRPr="2F7D7A3F" w:rsidDel="2F7D7A3F">
          <w:rPr>
            <w:rFonts w:ascii="GE Inspira" w:hAnsi="GE Inspira"/>
            <w:sz w:val="22"/>
            <w:szCs w:val="22"/>
          </w:rPr>
          <w:delText>2048-2069</w:delText>
        </w:r>
      </w:del>
      <w:ins w:author="Peter Katlic" w:date="2023-08-30T17:06:46.615Z" w:id="928654664">
        <w:r w:rsidRPr="2F7D7A3F" w:rsidR="2F7D7A3F">
          <w:rPr>
            <w:rFonts w:ascii="GE Inspira" w:hAnsi="GE Inspira"/>
            <w:sz w:val="22"/>
            <w:szCs w:val="22"/>
          </w:rPr>
          <w:t>255-257</w:t>
        </w:r>
      </w:ins>
      <w:commentRangeEnd w:id="64"/>
      <w:r>
        <w:rPr>
          <w:rStyle w:val="CommentReference"/>
        </w:rPr>
        <w:commentReference w:id="64"/>
      </w:r>
      <w:commentRangeEnd w:id="65"/>
      <w:r>
        <w:rPr>
          <w:rStyle w:val="CommentReference"/>
        </w:rPr>
        <w:commentReference w:id="65"/>
      </w:r>
      <w:r w:rsidRPr="2F7D7A3F" w:rsidR="2F7D7A3F">
        <w:rPr>
          <w:rFonts w:ascii="GE Inspira" w:hAnsi="GE Inspira"/>
          <w:sz w:val="22"/>
          <w:szCs w:val="22"/>
        </w:rPr>
        <w:t>.</w:t>
      </w:r>
      <w:ins w:author="Runkel, Dave (GE Vernova)" w:date="2023-08-15T16:41:00Z" w:id="1558331302">
        <w:r w:rsidRPr="2F7D7A3F" w:rsidR="2F7D7A3F">
          <w:rPr>
            <w:rFonts w:ascii="GE Inspira" w:hAnsi="GE Inspira"/>
            <w:sz w:val="22"/>
            <w:szCs w:val="22"/>
          </w:rPr>
          <w:t xml:space="preserve"> This quality metric</w:t>
        </w:r>
      </w:ins>
      <w:ins w:author="Runkel, Dave (GE Vernova)" w:date="2023-08-15T16:42:00Z" w:id="1629813170">
        <w:r w:rsidRPr="2F7D7A3F" w:rsidR="2F7D7A3F">
          <w:rPr>
            <w:rFonts w:ascii="GE Inspira" w:hAnsi="GE Inspira"/>
            <w:sz w:val="22"/>
            <w:szCs w:val="22"/>
          </w:rPr>
          <w:t xml:space="preserve"> has proven to be largely ceremonial in the measurement. It will likely be discarded prior to deployment.</w:t>
        </w:r>
      </w:ins>
    </w:p>
    <w:p w:rsidR="00DB77F4" w:rsidP="001E0C74" w:rsidRDefault="00DB77F4" w14:paraId="60F3E70A" w14:textId="07F35F86">
      <w:pPr>
        <w:ind w:right="-360"/>
        <w:rPr>
          <w:rFonts w:ascii="GE Inspira" w:hAnsi="GE Inspira"/>
          <w:sz w:val="22"/>
        </w:rPr>
      </w:pPr>
    </w:p>
    <w:p w:rsidR="00F703B7" w:rsidP="001E0C74" w:rsidRDefault="00DB77F4" w14:paraId="21A9FC93" w14:textId="1EB5C8E0">
      <w:pPr>
        <w:ind w:right="-360"/>
        <w:rPr>
          <w:rFonts w:ascii="GE Inspira" w:hAnsi="GE Inspira"/>
          <w:sz w:val="22"/>
        </w:rPr>
      </w:pPr>
      <w:r>
        <w:rPr>
          <w:rFonts w:ascii="GE Inspira" w:hAnsi="GE Inspira"/>
          <w:sz w:val="22"/>
        </w:rPr>
        <w:t xml:space="preserve">The final </w:t>
      </w:r>
      <w:r w:rsidR="00BF7D8C">
        <w:rPr>
          <w:rFonts w:ascii="GE Inspira" w:hAnsi="GE Inspira"/>
          <w:sz w:val="22"/>
        </w:rPr>
        <w:t>displacement</w:t>
      </w:r>
      <w:r>
        <w:rPr>
          <w:rFonts w:ascii="GE Inspira" w:hAnsi="GE Inspira"/>
          <w:sz w:val="22"/>
        </w:rPr>
        <w:t xml:space="preserve"> for a</w:t>
      </w:r>
      <w:r w:rsidR="00704C95">
        <w:rPr>
          <w:rFonts w:ascii="GE Inspira" w:hAnsi="GE Inspira"/>
          <w:sz w:val="22"/>
        </w:rPr>
        <w:t xml:space="preserve"> full</w:t>
      </w:r>
      <w:r>
        <w:rPr>
          <w:rFonts w:ascii="GE Inspira" w:hAnsi="GE Inspira"/>
          <w:sz w:val="22"/>
        </w:rPr>
        <w:t xml:space="preserve"> stage is computed by averaging all blades across the stage.  There are different ways these averages</w:t>
      </w:r>
      <w:r w:rsidR="00DA4830">
        <w:rPr>
          <w:rFonts w:ascii="GE Inspira" w:hAnsi="GE Inspira"/>
          <w:sz w:val="22"/>
        </w:rPr>
        <w:t xml:space="preserve"> are computed</w:t>
      </w:r>
      <w:r>
        <w:rPr>
          <w:rFonts w:ascii="GE Inspira" w:hAnsi="GE Inspira"/>
          <w:sz w:val="22"/>
        </w:rPr>
        <w:t xml:space="preserve">.  </w:t>
      </w:r>
    </w:p>
    <w:p w:rsidRPr="00F703B7" w:rsidR="00F703B7" w:rsidP="00F703B7" w:rsidRDefault="00DB77F4" w14:paraId="17BFA6BC" w14:textId="55AC3F79">
      <w:pPr>
        <w:pStyle w:val="ListParagraph"/>
        <w:numPr>
          <w:ilvl w:val="0"/>
          <w:numId w:val="1"/>
        </w:numPr>
        <w:ind w:right="-360"/>
        <w:rPr>
          <w:rFonts w:ascii="GE Inspira" w:hAnsi="GE Inspira"/>
          <w:sz w:val="22"/>
        </w:rPr>
      </w:pPr>
      <w:r w:rsidRPr="00F703B7">
        <w:rPr>
          <w:rFonts w:ascii="GE Inspira" w:hAnsi="GE Inspira"/>
          <w:sz w:val="22"/>
        </w:rPr>
        <w:t xml:space="preserve">If a frame and stage is defined with a known number of blades, </w:t>
      </w:r>
      <w:r w:rsidRPr="00F703B7" w:rsidR="00F703B7">
        <w:rPr>
          <w:rFonts w:ascii="GE Inspira" w:hAnsi="GE Inspira"/>
          <w:sz w:val="22"/>
        </w:rPr>
        <w:t xml:space="preserve">N, </w:t>
      </w:r>
      <w:r w:rsidRPr="00F703B7">
        <w:rPr>
          <w:rFonts w:ascii="GE Inspira" w:hAnsi="GE Inspira"/>
          <w:sz w:val="22"/>
        </w:rPr>
        <w:t>then only</w:t>
      </w:r>
      <w:r w:rsidRPr="00F703B7" w:rsidR="00F703B7">
        <w:rPr>
          <w:rFonts w:ascii="GE Inspira" w:hAnsi="GE Inspira"/>
          <w:sz w:val="22"/>
        </w:rPr>
        <w:t xml:space="preserve"> N </w:t>
      </w:r>
      <w:r w:rsidR="007212F6">
        <w:rPr>
          <w:rFonts w:ascii="GE Inspira" w:hAnsi="GE Inspira"/>
          <w:sz w:val="22"/>
        </w:rPr>
        <w:t>displacement</w:t>
      </w:r>
      <w:r w:rsidRPr="00F703B7" w:rsidR="00F703B7">
        <w:rPr>
          <w:rFonts w:ascii="GE Inspira" w:hAnsi="GE Inspira"/>
          <w:sz w:val="22"/>
        </w:rPr>
        <w:t>s will be averaged to produce a final result.</w:t>
      </w:r>
      <w:r w:rsidR="00176D63">
        <w:rPr>
          <w:rFonts w:ascii="GE Inspira" w:hAnsi="GE Inspira"/>
          <w:sz w:val="22"/>
        </w:rPr>
        <w:t xml:space="preserve">  This avoid</w:t>
      </w:r>
      <w:r w:rsidR="008E5712">
        <w:rPr>
          <w:rFonts w:ascii="GE Inspira" w:hAnsi="GE Inspira"/>
          <w:sz w:val="22"/>
        </w:rPr>
        <w:t>s</w:t>
      </w:r>
      <w:r w:rsidR="00176D63">
        <w:rPr>
          <w:rFonts w:ascii="GE Inspira" w:hAnsi="GE Inspira"/>
          <w:sz w:val="22"/>
        </w:rPr>
        <w:t xml:space="preserve"> including blade tips more than once, which could give undue influence to a single blade.</w:t>
      </w:r>
    </w:p>
    <w:p w:rsidRPr="00F703B7" w:rsidR="00F703B7" w:rsidP="00F703B7" w:rsidRDefault="00F703B7" w14:paraId="464AB0DB" w14:textId="407E0DB5">
      <w:pPr>
        <w:pStyle w:val="ListParagraph"/>
        <w:numPr>
          <w:ilvl w:val="0"/>
          <w:numId w:val="1"/>
        </w:numPr>
        <w:ind w:right="-360"/>
        <w:rPr>
          <w:rFonts w:ascii="GE Inspira" w:hAnsi="GE Inspira"/>
          <w:sz w:val="22"/>
        </w:rPr>
      </w:pPr>
      <w:r w:rsidRPr="00F703B7">
        <w:rPr>
          <w:rFonts w:ascii="GE Inspira" w:hAnsi="GE Inspira"/>
          <w:sz w:val="22"/>
        </w:rPr>
        <w:t xml:space="preserve">If the number of blades, N, is known, but the algorithm </w:t>
      </w:r>
      <w:r w:rsidR="00176D63">
        <w:rPr>
          <w:rFonts w:ascii="GE Inspira" w:hAnsi="GE Inspira"/>
          <w:sz w:val="22"/>
        </w:rPr>
        <w:t>found fewer than</w:t>
      </w:r>
      <w:r w:rsidRPr="00F703B7">
        <w:rPr>
          <w:rFonts w:ascii="GE Inspira" w:hAnsi="GE Inspira"/>
          <w:sz w:val="22"/>
        </w:rPr>
        <w:t xml:space="preserve"> N blade tips, then all blade tips will be averaged to produce </w:t>
      </w:r>
      <w:r w:rsidR="008E5712">
        <w:rPr>
          <w:rFonts w:ascii="GE Inspira" w:hAnsi="GE Inspira"/>
          <w:sz w:val="22"/>
        </w:rPr>
        <w:t>the</w:t>
      </w:r>
      <w:r w:rsidRPr="00F703B7">
        <w:rPr>
          <w:rFonts w:ascii="GE Inspira" w:hAnsi="GE Inspira"/>
          <w:sz w:val="22"/>
        </w:rPr>
        <w:t xml:space="preserve"> final result. </w:t>
      </w:r>
    </w:p>
    <w:p w:rsidRPr="00F703B7" w:rsidR="00DB77F4" w:rsidP="00F703B7" w:rsidRDefault="00F703B7" w14:paraId="1EA458F2" w14:textId="1EA267CB">
      <w:pPr>
        <w:pStyle w:val="ListParagraph"/>
        <w:numPr>
          <w:ilvl w:val="0"/>
          <w:numId w:val="1"/>
        </w:numPr>
        <w:ind w:right="-360"/>
        <w:rPr>
          <w:rFonts w:ascii="GE Inspira" w:hAnsi="GE Inspira"/>
          <w:sz w:val="22"/>
        </w:rPr>
      </w:pPr>
      <w:r w:rsidRPr="00F703B7">
        <w:rPr>
          <w:rFonts w:ascii="GE Inspira" w:hAnsi="GE Inspira"/>
          <w:sz w:val="22"/>
        </w:rPr>
        <w:t xml:space="preserve">If a frame and stage are not defined, then all the blade </w:t>
      </w:r>
      <w:r w:rsidR="007212F6">
        <w:rPr>
          <w:rFonts w:ascii="GE Inspira" w:hAnsi="GE Inspira"/>
          <w:sz w:val="22"/>
        </w:rPr>
        <w:t>displacement</w:t>
      </w:r>
      <w:r w:rsidRPr="00F703B7">
        <w:rPr>
          <w:rFonts w:ascii="GE Inspira" w:hAnsi="GE Inspira"/>
          <w:sz w:val="22"/>
        </w:rPr>
        <w:t xml:space="preserve">s will be averaged to produce </w:t>
      </w:r>
      <w:r w:rsidR="00616595">
        <w:rPr>
          <w:rFonts w:ascii="GE Inspira" w:hAnsi="GE Inspira"/>
          <w:sz w:val="22"/>
        </w:rPr>
        <w:t>the</w:t>
      </w:r>
      <w:r w:rsidRPr="00F703B7">
        <w:rPr>
          <w:rFonts w:ascii="GE Inspira" w:hAnsi="GE Inspira"/>
          <w:sz w:val="22"/>
        </w:rPr>
        <w:t xml:space="preserve"> final result.</w:t>
      </w:r>
      <w:r w:rsidRPr="00F703B7" w:rsidR="00DB77F4">
        <w:rPr>
          <w:rFonts w:ascii="GE Inspira" w:hAnsi="GE Inspira"/>
          <w:sz w:val="22"/>
        </w:rPr>
        <w:t xml:space="preserve"> </w:t>
      </w:r>
    </w:p>
    <w:p w:rsidR="00BF7D8C" w:rsidP="2F7D7A3F" w:rsidRDefault="002C3EA1" w14:paraId="14EB8057" w14:textId="4FBE5DF3">
      <w:pPr>
        <w:ind w:right="-360"/>
        <w:rPr>
          <w:ins w:author="Runkel, Dave (GE Vernova)" w:date="2023-08-15T16:44:00Z" w:id="1768816754"/>
          <w:rFonts w:ascii="GE Inspira" w:hAnsi="GE Inspira"/>
          <w:sz w:val="22"/>
          <w:szCs w:val="22"/>
        </w:rPr>
      </w:pPr>
      <w:r w:rsidRPr="2F7D7A3F" w:rsidR="2F7D7A3F">
        <w:rPr>
          <w:rFonts w:ascii="GE Inspira" w:hAnsi="GE Inspira"/>
          <w:sz w:val="22"/>
          <w:szCs w:val="22"/>
        </w:rPr>
        <w:t xml:space="preserve">These conditions are implemented in lines </w:t>
      </w:r>
      <w:commentRangeStart w:id="69"/>
      <w:del w:author="Peter Katlic" w:date="2023-08-30T17:06:58.927Z" w:id="1805344574">
        <w:r w:rsidRPr="2F7D7A3F" w:rsidDel="2F7D7A3F">
          <w:rPr>
            <w:rFonts w:ascii="GE Inspira" w:hAnsi="GE Inspira"/>
            <w:sz w:val="22"/>
            <w:szCs w:val="22"/>
          </w:rPr>
          <w:delText>2086-2119</w:delText>
        </w:r>
      </w:del>
      <w:ins w:author="Peter Katlic" w:date="2023-08-30T17:06:59.291Z" w:id="460521675">
        <w:r w:rsidRPr="2F7D7A3F" w:rsidR="2F7D7A3F">
          <w:rPr>
            <w:rFonts w:ascii="GE Inspira" w:hAnsi="GE Inspira"/>
            <w:sz w:val="22"/>
            <w:szCs w:val="22"/>
          </w:rPr>
          <w:t>239</w:t>
        </w:r>
      </w:ins>
      <w:ins w:author="Peter Katlic" w:date="2023-08-30T17:07:20.683Z" w:id="1297125780">
        <w:r w:rsidRPr="2F7D7A3F" w:rsidR="2F7D7A3F">
          <w:rPr>
            <w:rFonts w:ascii="GE Inspira" w:hAnsi="GE Inspira"/>
            <w:sz w:val="22"/>
            <w:szCs w:val="22"/>
          </w:rPr>
          <w:t>-304</w:t>
        </w:r>
      </w:ins>
      <w:commentRangeEnd w:id="69"/>
      <w:r>
        <w:rPr>
          <w:rStyle w:val="CommentReference"/>
        </w:rPr>
        <w:commentReference w:id="69"/>
      </w:r>
      <w:r w:rsidRPr="2F7D7A3F" w:rsidR="2F7D7A3F">
        <w:rPr>
          <w:rFonts w:ascii="GE Inspira" w:hAnsi="GE Inspira"/>
          <w:sz w:val="22"/>
          <w:szCs w:val="22"/>
        </w:rPr>
        <w:t>.  Once the blade displacements are computed they are returned to the JavaScript code for computation of the final, calibrated clearances.</w:t>
      </w:r>
    </w:p>
    <w:p w:rsidR="00863BBD" w:rsidP="001E0C74" w:rsidRDefault="00863BBD" w14:paraId="3507016F" w14:textId="386DD2B3">
      <w:pPr>
        <w:ind w:right="-360"/>
        <w:rPr>
          <w:ins w:author="Runkel, Dave (GE Vernova)" w:date="2023-08-15T16:44:00Z" w:id="70"/>
          <w:rFonts w:ascii="GE Inspira" w:hAnsi="GE Inspira"/>
          <w:sz w:val="22"/>
        </w:rPr>
      </w:pPr>
    </w:p>
    <w:p w:rsidR="00863BBD" w:rsidP="001E0C74" w:rsidRDefault="00863BBD" w14:paraId="6838F97D" w14:textId="1C29B2E9">
      <w:pPr>
        <w:ind w:right="-360"/>
        <w:rPr>
          <w:rFonts w:ascii="GE Inspira" w:hAnsi="GE Inspira"/>
          <w:sz w:val="22"/>
        </w:rPr>
      </w:pPr>
      <w:ins w:author="Runkel, Dave (GE Vernova)" w:date="2023-08-15T16:44:00Z" w:id="71">
        <w:r>
          <w:rPr>
            <w:rFonts w:ascii="GE Inspira" w:hAnsi="GE Inspira"/>
            <w:sz w:val="22"/>
          </w:rPr>
          <w:t>The clearances are then reported to the user through the UI.</w:t>
        </w:r>
      </w:ins>
    </w:p>
    <w:p w:rsidRPr="001E0C74" w:rsidR="00A868EF" w:rsidP="001E0C74" w:rsidRDefault="00A868EF" w14:paraId="6DC5FB85" w14:textId="77777777">
      <w:pPr>
        <w:ind w:right="-360"/>
        <w:rPr>
          <w:rFonts w:ascii="GE Inspira" w:hAnsi="GE Inspira"/>
          <w:sz w:val="22"/>
        </w:rPr>
      </w:pPr>
    </w:p>
    <w:sectPr w:rsidRPr="001E0C74" w:rsidR="00A868EF" w:rsidSect="007A5BEA">
      <w:headerReference w:type="default" r:id="rId20"/>
      <w:headerReference w:type="first" r:id="rId21"/>
      <w:pgSz w:w="12240" w:h="15840" w:orient="portrait"/>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RD(V" w:author="Runkel, Dave (GE Vernova)" w:date="2023-08-15T16:13:00Z" w:id="43">
    <w:p w:rsidR="00045FC6" w:rsidP="000A34E1" w:rsidRDefault="00045FC6" w14:paraId="269F1972" w14:textId="77777777">
      <w:pPr>
        <w:pStyle w:val="CommentText"/>
      </w:pPr>
      <w:r>
        <w:rPr>
          <w:rStyle w:val="CommentReference"/>
        </w:rPr>
        <w:annotationRef/>
      </w:r>
      <w:r>
        <w:t>Is this still the right function? I don't see it at these lines or when I do a ctrl+F</w:t>
      </w:r>
    </w:p>
  </w:comment>
  <w:comment w:initials="RD(V" w:author="Runkel, Dave (GE Vernova)" w:date="2023-08-15T16:15:00Z" w:id="44">
    <w:p w:rsidR="00045FC6" w:rsidP="001F612B" w:rsidRDefault="00045FC6" w14:paraId="64EF7431" w14:textId="77777777">
      <w:pPr>
        <w:pStyle w:val="CommentText"/>
      </w:pPr>
      <w:r>
        <w:rPr>
          <w:rStyle w:val="CommentReference"/>
        </w:rPr>
        <w:annotationRef/>
      </w:r>
      <w:r>
        <w:t>Need to update lines</w:t>
      </w:r>
    </w:p>
  </w:comment>
  <w:comment w:initials="RD(V" w:author="Runkel, Dave (GE Vernova)" w:date="2023-08-15T16:16:00Z" w:id="45">
    <w:p w:rsidR="00045FC6" w:rsidP="00D00891" w:rsidRDefault="00045FC6" w14:paraId="26334843" w14:textId="77777777">
      <w:pPr>
        <w:pStyle w:val="CommentText"/>
      </w:pPr>
      <w:r>
        <w:rPr>
          <w:rStyle w:val="CommentReference"/>
        </w:rPr>
        <w:annotationRef/>
      </w:r>
      <w:r>
        <w:t>Need to update lines</w:t>
      </w:r>
    </w:p>
  </w:comment>
  <w:comment w:initials="RD(V" w:author="Runkel, Dave (GE Vernova)" w:date="2023-08-15T16:17:00Z" w:id="46">
    <w:p w:rsidR="00045FC6" w:rsidP="00FA11BE" w:rsidRDefault="00045FC6" w14:paraId="50EB9806" w14:textId="77777777">
      <w:pPr>
        <w:pStyle w:val="CommentText"/>
      </w:pPr>
      <w:r>
        <w:rPr>
          <w:rStyle w:val="CommentReference"/>
        </w:rPr>
        <w:annotationRef/>
      </w:r>
      <w:r>
        <w:t>Is this still the right function? I am looking in cdvifc242x.m and I don't see it. Maybe update to show which file it actually is in?</w:t>
      </w:r>
    </w:p>
  </w:comment>
  <w:comment w:initials="RD(V" w:author="Runkel, Dave (GE Vernova)" w:date="2023-08-15T16:20:00Z" w:id="47">
    <w:p w:rsidR="0031161A" w:rsidP="00F379A6" w:rsidRDefault="0031161A" w14:paraId="059F1C2F" w14:textId="77777777">
      <w:pPr>
        <w:pStyle w:val="CommentText"/>
      </w:pPr>
      <w:r>
        <w:rPr>
          <w:rStyle w:val="CommentReference"/>
        </w:rPr>
        <w:annotationRef/>
      </w:r>
      <w:r>
        <w:t>This looks to be referenced in postprocess.m</w:t>
      </w:r>
    </w:p>
  </w:comment>
  <w:comment w:initials="RD(V" w:author="Runkel, Dave (GE Vernova)" w:date="2023-08-15T16:18:00Z" w:id="48">
    <w:p w:rsidR="00045FC6" w:rsidP="001229FC" w:rsidRDefault="00045FC6" w14:paraId="66DC9E2C" w14:textId="198003A5">
      <w:pPr>
        <w:pStyle w:val="CommentText"/>
      </w:pPr>
      <w:r>
        <w:rPr>
          <w:rStyle w:val="CommentReference"/>
        </w:rPr>
        <w:annotationRef/>
      </w:r>
      <w:r>
        <w:t>Update lines and program name</w:t>
      </w:r>
    </w:p>
  </w:comment>
  <w:comment w:initials="RD(V" w:author="Runkel, Dave (GE Vernova)" w:date="2023-08-15T16:21:00Z" w:id="49">
    <w:p w:rsidR="0031161A" w:rsidP="00662B90" w:rsidRDefault="0031161A" w14:paraId="1CD8B6B7" w14:textId="77777777">
      <w:pPr>
        <w:pStyle w:val="CommentText"/>
      </w:pPr>
      <w:r>
        <w:rPr>
          <w:rStyle w:val="CommentReference"/>
        </w:rPr>
        <w:annotationRef/>
      </w:r>
      <w:r>
        <w:t>Looks to be postprocess.m line 81</w:t>
      </w:r>
    </w:p>
  </w:comment>
  <w:comment w:initials="RD(V" w:author="Runkel, Dave (GE Vernova)" w:date="2023-08-15T16:28:00Z" w:id="54">
    <w:p w:rsidR="0031161A" w:rsidP="00C83C03" w:rsidRDefault="0031161A" w14:paraId="04C297DB" w14:textId="77777777">
      <w:pPr>
        <w:pStyle w:val="CommentText"/>
      </w:pPr>
      <w:r>
        <w:rPr>
          <w:rStyle w:val="CommentReference"/>
        </w:rPr>
        <w:annotationRef/>
      </w:r>
      <w:r>
        <w:t>Line 99 in postprocess.m</w:t>
      </w:r>
    </w:p>
  </w:comment>
  <w:comment w:initials="RD(V" w:author="Runkel, Dave (GE Vernova)" w:date="2023-08-15T16:38:00Z" w:id="57">
    <w:p w:rsidR="004F10CC" w:rsidP="005C4EC2" w:rsidRDefault="004F10CC" w14:paraId="18431FA9" w14:textId="77777777">
      <w:pPr>
        <w:pStyle w:val="CommentText"/>
      </w:pPr>
      <w:r>
        <w:rPr>
          <w:rStyle w:val="CommentReference"/>
        </w:rPr>
        <w:annotationRef/>
      </w:r>
      <w:r>
        <w:t>Need to update lines</w:t>
      </w:r>
    </w:p>
  </w:comment>
  <w:comment w:initials="RD(V" w:author="Runkel, Dave (GE Vernova)" w:date="2023-08-15T16:43:00Z" w:id="64">
    <w:p w:rsidR="00863BBD" w:rsidP="006F3DDD" w:rsidRDefault="00863BBD" w14:paraId="565387DE" w14:textId="77777777">
      <w:pPr>
        <w:pStyle w:val="CommentText"/>
      </w:pPr>
      <w:r>
        <w:rPr>
          <w:rStyle w:val="CommentReference"/>
        </w:rPr>
        <w:annotationRef/>
      </w:r>
      <w:r>
        <w:t>Need line update and code module name</w:t>
      </w:r>
    </w:p>
  </w:comment>
  <w:comment w:initials="RD(V" w:author="Runkel, Dave (GE Vernova)" w:date="2023-08-15T16:44:00Z" w:id="65">
    <w:p w:rsidR="00863BBD" w:rsidP="00D22130" w:rsidRDefault="00863BBD" w14:paraId="6B249898" w14:textId="77777777">
      <w:pPr>
        <w:pStyle w:val="CommentText"/>
      </w:pPr>
      <w:r>
        <w:rPr>
          <w:rStyle w:val="CommentReference"/>
        </w:rPr>
        <w:annotationRef/>
      </w:r>
      <w:r>
        <w:t>Probably in post processing</w:t>
      </w:r>
    </w:p>
  </w:comment>
  <w:comment w:initials="RD(V" w:author="Runkel, Dave (GE Vernova)" w:date="2023-08-15T16:44:00Z" w:id="69">
    <w:p w:rsidR="00863BBD" w:rsidP="00FB7F23" w:rsidRDefault="00863BBD" w14:paraId="38BB85BD" w14:textId="77777777">
      <w:pPr>
        <w:pStyle w:val="CommentText"/>
      </w:pPr>
      <w:r>
        <w:rPr>
          <w:rStyle w:val="CommentReference"/>
        </w:rPr>
        <w:annotationRef/>
      </w:r>
      <w:r>
        <w:t>Need updated lines and module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9F1972" w15:done="0"/>
  <w15:commentEx w15:paraId="64EF7431" w15:done="0"/>
  <w15:commentEx w15:paraId="26334843" w15:done="0"/>
  <w15:commentEx w15:paraId="50EB9806" w15:done="0"/>
  <w15:commentEx w15:paraId="059F1C2F" w15:paraIdParent="50EB9806" w15:done="0"/>
  <w15:commentEx w15:paraId="66DC9E2C" w15:done="0"/>
  <w15:commentEx w15:paraId="1CD8B6B7" w15:paraIdParent="66DC9E2C" w15:done="0"/>
  <w15:commentEx w15:paraId="04C297DB" w15:done="0"/>
  <w15:commentEx w15:paraId="18431FA9" w15:done="0"/>
  <w15:commentEx w15:paraId="565387DE" w15:done="0"/>
  <w15:commentEx w15:paraId="6B249898" w15:paraIdParent="565387DE" w15:done="0"/>
  <w15:commentEx w15:paraId="38BB85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622B1" w16cex:dateUtc="2023-08-15T20:13:00Z"/>
  <w16cex:commentExtensible w16cex:durableId="2886230D" w16cex:dateUtc="2023-08-15T20:15:00Z"/>
  <w16cex:commentExtensible w16cex:durableId="28862361" w16cex:dateUtc="2023-08-15T20:16:00Z"/>
  <w16cex:commentExtensible w16cex:durableId="28862391" w16cex:dateUtc="2023-08-15T20:17:00Z"/>
  <w16cex:commentExtensible w16cex:durableId="2886244B" w16cex:dateUtc="2023-08-15T20:20:00Z"/>
  <w16cex:commentExtensible w16cex:durableId="288623E4" w16cex:dateUtc="2023-08-15T20:18:00Z"/>
  <w16cex:commentExtensible w16cex:durableId="28862475" w16cex:dateUtc="2023-08-15T20:21:00Z"/>
  <w16cex:commentExtensible w16cex:durableId="28862643" w16cex:dateUtc="2023-08-15T20:28:00Z"/>
  <w16cex:commentExtensible w16cex:durableId="28862891" w16cex:dateUtc="2023-08-15T20:38:00Z"/>
  <w16cex:commentExtensible w16cex:durableId="288629CC" w16cex:dateUtc="2023-08-15T20:43:00Z"/>
  <w16cex:commentExtensible w16cex:durableId="288629D5" w16cex:dateUtc="2023-08-15T20:44:00Z"/>
  <w16cex:commentExtensible w16cex:durableId="288629E6" w16cex:dateUtc="2023-08-15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9F1972" w16cid:durableId="288622B1"/>
  <w16cid:commentId w16cid:paraId="64EF7431" w16cid:durableId="2886230D"/>
  <w16cid:commentId w16cid:paraId="26334843" w16cid:durableId="28862361"/>
  <w16cid:commentId w16cid:paraId="50EB9806" w16cid:durableId="28862391"/>
  <w16cid:commentId w16cid:paraId="059F1C2F" w16cid:durableId="2886244B"/>
  <w16cid:commentId w16cid:paraId="66DC9E2C" w16cid:durableId="288623E4"/>
  <w16cid:commentId w16cid:paraId="1CD8B6B7" w16cid:durableId="28862475"/>
  <w16cid:commentId w16cid:paraId="04C297DB" w16cid:durableId="28862643"/>
  <w16cid:commentId w16cid:paraId="18431FA9" w16cid:durableId="28862891"/>
  <w16cid:commentId w16cid:paraId="565387DE" w16cid:durableId="288629CC"/>
  <w16cid:commentId w16cid:paraId="6B249898" w16cid:durableId="288629D5"/>
  <w16cid:commentId w16cid:paraId="38BB85BD" w16cid:durableId="288629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4DC1" w:rsidP="00A4195F" w:rsidRDefault="00354DC1" w14:paraId="783693E8" w14:textId="77777777">
      <w:r>
        <w:separator/>
      </w:r>
    </w:p>
  </w:endnote>
  <w:endnote w:type="continuationSeparator" w:id="0">
    <w:p w:rsidR="00354DC1" w:rsidP="00A4195F" w:rsidRDefault="00354DC1" w14:paraId="69F288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E Inspira">
    <w:altName w:val="Calibri"/>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4DC1" w:rsidP="00A4195F" w:rsidRDefault="00354DC1" w14:paraId="2EADCD55" w14:textId="77777777">
      <w:r>
        <w:separator/>
      </w:r>
    </w:p>
  </w:footnote>
  <w:footnote w:type="continuationSeparator" w:id="0">
    <w:p w:rsidR="00354DC1" w:rsidP="00A4195F" w:rsidRDefault="00354DC1" w14:paraId="292DBB87" w14:textId="77777777">
      <w:r>
        <w:continuationSeparator/>
      </w:r>
    </w:p>
  </w:footnote>
  <w:footnote w:id="1">
    <w:p w:rsidR="00830FC5" w:rsidRDefault="00830FC5" w14:paraId="5999FD34" w14:textId="77777777">
      <w:pPr>
        <w:pStyle w:val="FootnoteText"/>
      </w:pPr>
    </w:p>
    <w:p w:rsidR="00867474" w:rsidRDefault="00867474" w14:paraId="0D87CEC3" w14:textId="5D4CDA6E">
      <w:pPr>
        <w:pStyle w:val="FootnoteText"/>
      </w:pPr>
      <w:r>
        <w:rPr>
          <w:rStyle w:val="FootnoteReference"/>
        </w:rPr>
        <w:footnoteRef/>
      </w:r>
      <w:r>
        <w:t xml:space="preserve"> </w:t>
      </w:r>
      <w:r w:rsidRPr="00867474">
        <w:rPr>
          <w:rFonts w:ascii="GE Inspira" w:hAnsi="GE Inspira"/>
        </w:rPr>
        <w:t xml:space="preserve">Figure taken from </w:t>
      </w:r>
      <w:r w:rsidR="003D6053">
        <w:rPr>
          <w:rFonts w:ascii="GE Inspira" w:hAnsi="GE Inspira"/>
        </w:rPr>
        <w:t xml:space="preserve">a </w:t>
      </w:r>
      <w:r w:rsidRPr="00867474">
        <w:rPr>
          <w:rFonts w:ascii="GE Inspira" w:hAnsi="GE Inspira"/>
        </w:rPr>
        <w:t>slide created by Brooke Schule as part of her Edison rotation report-out.</w:t>
      </w:r>
    </w:p>
  </w:footnote>
  <w:footnote w:id="2">
    <w:p w:rsidR="00F75C2E" w:rsidRDefault="00F75C2E" w14:paraId="63657F98" w14:textId="67E2F61D">
      <w:pPr>
        <w:pStyle w:val="FootnoteText"/>
      </w:pPr>
      <w:r>
        <w:rPr>
          <w:rStyle w:val="FootnoteReference"/>
        </w:rPr>
        <w:footnoteRef/>
      </w:r>
      <w:r>
        <w:t xml:space="preserve"> </w:t>
      </w:r>
      <w:hyperlink w:history="1" r:id="rId1">
        <w:r>
          <w:rPr>
            <w:rStyle w:val="Hyperlink"/>
          </w:rPr>
          <w:t>https://academic.mu.edu/phys/matthysd/web226/Lab02.htm</w:t>
        </w:r>
      </w:hyperlink>
    </w:p>
  </w:footnote>
  <w:footnote w:id="3">
    <w:p w:rsidR="00F75C2E" w:rsidRDefault="00F75C2E" w14:paraId="3C5C8D83" w14:textId="31F8FB00">
      <w:pPr>
        <w:pStyle w:val="FootnoteText"/>
      </w:pPr>
      <w:r>
        <w:rPr>
          <w:rStyle w:val="FootnoteReference"/>
        </w:rPr>
        <w:footnoteRef/>
      </w:r>
      <w:r>
        <w:t xml:space="preserve"> </w:t>
      </w:r>
      <w:hyperlink w:history="1" r:id="rId2">
        <w:r>
          <w:rPr>
            <w:rStyle w:val="Hyperlink"/>
          </w:rPr>
          <w:t>https://users.fmrib.ox.ac.uk/~steve/review/review/node13.html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3678" w:rsidRDefault="00A83678" w14:paraId="0918939C" w14:textId="2F3F684F">
    <w:pPr>
      <w:pStyle w:val="Header"/>
    </w:pPr>
  </w:p>
  <w:p w:rsidR="00A83678" w:rsidRDefault="00A83678" w14:paraId="743A691E" w14:textId="6984E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A56421" w:rsidRDefault="00A56421" w14:paraId="598302FD" w14:textId="37B05BF5">
    <w:pPr>
      <w:pStyle w:val="Header"/>
    </w:pPr>
    <w:r>
      <w:rPr>
        <w:rFonts w:ascii="GE Inspira" w:hAnsi="GE Inspira"/>
        <w:noProof/>
        <w:sz w:val="20"/>
      </w:rPr>
      <mc:AlternateContent>
        <mc:Choice Requires="wps">
          <w:drawing>
            <wp:anchor distT="0" distB="0" distL="114300" distR="114300" simplePos="0" relativeHeight="251665408" behindDoc="0" locked="0" layoutInCell="1" allowOverlap="1" wp14:anchorId="03C4A3D1" wp14:editId="29CD4C4A">
              <wp:simplePos x="0" y="0"/>
              <wp:positionH relativeFrom="page">
                <wp:posOffset>4724400</wp:posOffset>
              </wp:positionH>
              <wp:positionV relativeFrom="page">
                <wp:posOffset>600710</wp:posOffset>
              </wp:positionV>
              <wp:extent cx="2514600" cy="1667934"/>
              <wp:effectExtent l="0" t="0" r="0" b="8890"/>
              <wp:wrapNone/>
              <wp:docPr id="1" name="Right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6679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56421" w:rsidP="00A56421" w:rsidRDefault="00A56421" w14:paraId="2E916642" w14:textId="77777777">
                          <w:pPr>
                            <w:pStyle w:val="GEMarketNamegray"/>
                            <w:rPr>
                              <w:b/>
                              <w:bCs/>
                              <w:color w:val="auto"/>
                            </w:rPr>
                          </w:pPr>
                          <w:bookmarkStart w:name="GEMarket" w:id="72"/>
                          <w:r>
                            <w:rPr>
                              <w:b/>
                              <w:bCs/>
                              <w:color w:val="auto"/>
                            </w:rPr>
                            <w:t xml:space="preserve">GE </w:t>
                          </w:r>
                        </w:p>
                        <w:p w:rsidR="00A56421" w:rsidP="00A56421" w:rsidRDefault="00A56421" w14:paraId="1B0CB75D" w14:textId="77777777">
                          <w:pPr>
                            <w:pStyle w:val="GEMarketName"/>
                          </w:pPr>
                          <w:bookmarkStart w:name="SolutionPlatform" w:id="73"/>
                          <w:bookmarkEnd w:id="72"/>
                          <w:r>
                            <w:rPr>
                              <w:b/>
                              <w:bCs/>
                            </w:rPr>
                            <w:t>Global Research</w:t>
                          </w:r>
                          <w:r>
                            <w:t xml:space="preserve"> </w:t>
                          </w:r>
                        </w:p>
                        <w:bookmarkEnd w:id="73"/>
                        <w:p w:rsidR="00A56421" w:rsidP="00A56421" w:rsidRDefault="00A56421" w14:paraId="51E325E7" w14:textId="77777777">
                          <w:pPr>
                            <w:pStyle w:val="GEContact"/>
                          </w:pPr>
                        </w:p>
                        <w:p w:rsidR="00A56421" w:rsidP="00A56421" w:rsidRDefault="00A56421" w14:paraId="1231F4D3" w14:textId="77777777">
                          <w:pPr>
                            <w:pStyle w:val="GEContact"/>
                            <w:rPr>
                              <w:b/>
                              <w:sz w:val="18"/>
                            </w:rPr>
                          </w:pPr>
                          <w:bookmarkStart w:name="Titles" w:id="74"/>
                          <w:r>
                            <w:rPr>
                              <w:b/>
                              <w:sz w:val="18"/>
                            </w:rPr>
                            <w:t>Glen W. Brooksby</w:t>
                          </w:r>
                        </w:p>
                        <w:p w:rsidR="00A56421" w:rsidP="00A56421" w:rsidRDefault="00A56421" w14:paraId="2189F754" w14:textId="77777777">
                          <w:pPr>
                            <w:pStyle w:val="GEContact"/>
                          </w:pPr>
                          <w:r>
                            <w:rPr>
                              <w:b/>
                              <w:sz w:val="18"/>
                            </w:rPr>
                            <w:t>Senior Engineer</w:t>
                          </w:r>
                          <w:bookmarkEnd w:id="74"/>
                        </w:p>
                        <w:p w:rsidR="00A56421" w:rsidP="00A56421" w:rsidRDefault="00A56421" w14:paraId="44E21F97" w14:textId="77777777">
                          <w:pPr>
                            <w:pStyle w:val="GEContact"/>
                            <w:rPr>
                              <w:sz w:val="18"/>
                            </w:rPr>
                          </w:pPr>
                          <w:bookmarkStart w:name="FromAddress" w:id="75"/>
                          <w:r>
                            <w:rPr>
                              <w:sz w:val="18"/>
                            </w:rPr>
                            <w:t>One Research Circle, K1-5B37</w:t>
                          </w:r>
                        </w:p>
                        <w:p w:rsidR="00A56421" w:rsidP="00A56421" w:rsidRDefault="00A56421" w14:paraId="31E2C809" w14:textId="77777777">
                          <w:pPr>
                            <w:pStyle w:val="GEContact"/>
                            <w:rPr>
                              <w:sz w:val="18"/>
                            </w:rPr>
                          </w:pPr>
                          <w:r>
                            <w:rPr>
                              <w:sz w:val="18"/>
                            </w:rPr>
                            <w:t>Niskayuna, New York  12309</w:t>
                          </w:r>
                        </w:p>
                        <w:p w:rsidR="00A56421" w:rsidP="00A56421" w:rsidRDefault="00A56421" w14:paraId="6420D57D" w14:textId="77777777">
                          <w:pPr>
                            <w:pStyle w:val="GEContact"/>
                            <w:rPr>
                              <w:sz w:val="18"/>
                            </w:rPr>
                          </w:pPr>
                          <w:r>
                            <w:rPr>
                              <w:sz w:val="18"/>
                            </w:rPr>
                            <w:t>U.S.A.</w:t>
                          </w:r>
                        </w:p>
                        <w:bookmarkEnd w:id="75"/>
                        <w:p w:rsidR="00A56421" w:rsidP="00A56421" w:rsidRDefault="00A56421" w14:paraId="5AAAFC8B" w14:textId="77777777">
                          <w:pPr>
                            <w:pStyle w:val="GEContact"/>
                            <w:spacing w:line="160" w:lineRule="exact"/>
                            <w:rPr>
                              <w:sz w:val="18"/>
                            </w:rPr>
                          </w:pPr>
                        </w:p>
                        <w:p w:rsidR="00A56421" w:rsidP="00A56421" w:rsidRDefault="00A56421" w14:paraId="6CA73C0E" w14:textId="77777777">
                          <w:pPr>
                            <w:pStyle w:val="GEContact"/>
                            <w:rPr>
                              <w:sz w:val="18"/>
                            </w:rPr>
                          </w:pPr>
                          <w:bookmarkStart w:name="FromPhone" w:id="76"/>
                          <w:r>
                            <w:rPr>
                              <w:sz w:val="18"/>
                            </w:rPr>
                            <w:t>T  518 387 6977</w:t>
                          </w:r>
                          <w:bookmarkStart w:name="FromFax" w:id="77"/>
                          <w:bookmarkEnd w:id="76"/>
                        </w:p>
                        <w:bookmarkEnd w:id="77"/>
                        <w:p w:rsidR="00A56421" w:rsidP="00A56421" w:rsidRDefault="00A56421" w14:paraId="66B7E3F0" w14:textId="77777777">
                          <w:pPr>
                            <w:pStyle w:val="GEContact"/>
                            <w:rPr>
                              <w:color w:val="FF0000"/>
                              <w:sz w:val="18"/>
                            </w:rPr>
                          </w:pPr>
                          <w:r>
                            <w:rPr>
                              <w:sz w:val="18"/>
                            </w:rPr>
                            <w:t>brooksby@ge.com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5004894">
            <v:shapetype id="_x0000_t202" coordsize="21600,21600" o:spt="202" path="m,l,21600r21600,l21600,xe" w14:anchorId="03C4A3D1">
              <v:stroke joinstyle="miter"/>
              <v:path gradientshapeok="t" o:connecttype="rect"/>
            </v:shapetype>
            <v:shape id="RightHeader" style="position:absolute;margin-left:372pt;margin-top:47.3pt;width:198pt;height:131.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">
              <v:textbox inset="0,0,0,0">
                <w:txbxContent>
                  <w:p w:rsidR="00A56421" w:rsidP="00A56421" w:rsidRDefault="00A56421" w14:paraId="7453E3E6" w14:textId="77777777">
                    <w:pPr>
                      <w:pStyle w:val="GEMarketNamegray"/>
                      <w:rPr>
                        <w:b/>
                        <w:bCs/>
                        <w:color w:val="auto"/>
                      </w:rPr>
                    </w:pPr>
                    <w:r>
                      <w:rPr>
                        <w:b/>
                        <w:bCs/>
                        <w:color w:val="auto"/>
                      </w:rPr>
                      <w:t xml:space="preserve">GE </w:t>
                    </w:r>
                  </w:p>
                  <w:p w:rsidR="00A56421" w:rsidP="00A56421" w:rsidRDefault="00A56421" w14:paraId="4215095B" w14:textId="77777777">
                    <w:pPr>
                      <w:pStyle w:val="GEMarketName"/>
                    </w:pPr>
                    <w:r>
                      <w:rPr>
                        <w:b/>
                        <w:bCs/>
                      </w:rPr>
                      <w:t>Global Research</w:t>
                    </w:r>
                    <w:r>
                      <w:t xml:space="preserve"> </w:t>
                    </w:r>
                  </w:p>
                  <w:p w:rsidR="00A56421" w:rsidP="00A56421" w:rsidRDefault="00A56421" w14:paraId="672A6659" w14:textId="77777777">
                    <w:pPr>
                      <w:pStyle w:val="GEContact"/>
                    </w:pPr>
                  </w:p>
                  <w:p w:rsidR="00A56421" w:rsidP="00A56421" w:rsidRDefault="00A56421" w14:paraId="3693B53E" w14:textId="77777777">
                    <w:pPr>
                      <w:pStyle w:val="GEContact"/>
                      <w:rPr>
                        <w:b/>
                        <w:sz w:val="18"/>
                      </w:rPr>
                    </w:pPr>
                    <w:r>
                      <w:rPr>
                        <w:b/>
                        <w:sz w:val="18"/>
                      </w:rPr>
                      <w:t>Glen W. Brooksby</w:t>
                    </w:r>
                  </w:p>
                  <w:p w:rsidR="00A56421" w:rsidP="00A56421" w:rsidRDefault="00A56421" w14:paraId="7A0B9A25" w14:textId="77777777">
                    <w:pPr>
                      <w:pStyle w:val="GEContact"/>
                    </w:pPr>
                    <w:r>
                      <w:rPr>
                        <w:b/>
                        <w:sz w:val="18"/>
                      </w:rPr>
                      <w:t>Senior Engineer</w:t>
                    </w:r>
                  </w:p>
                  <w:p w:rsidR="00A56421" w:rsidP="00A56421" w:rsidRDefault="00A56421" w14:paraId="5015385D" w14:textId="77777777">
                    <w:pPr>
                      <w:pStyle w:val="GEContact"/>
                      <w:rPr>
                        <w:sz w:val="18"/>
                      </w:rPr>
                    </w:pPr>
                    <w:r>
                      <w:rPr>
                        <w:sz w:val="18"/>
                      </w:rPr>
                      <w:t>One Research Circle, K1-5B37</w:t>
                    </w:r>
                  </w:p>
                  <w:p w:rsidR="00A56421" w:rsidP="00A56421" w:rsidRDefault="00A56421" w14:paraId="25B27BDB" w14:textId="77777777">
                    <w:pPr>
                      <w:pStyle w:val="GEContact"/>
                      <w:rPr>
                        <w:sz w:val="18"/>
                      </w:rPr>
                    </w:pPr>
                    <w:r>
                      <w:rPr>
                        <w:sz w:val="18"/>
                      </w:rPr>
                      <w:t>Niskayuna, New York  12309</w:t>
                    </w:r>
                  </w:p>
                  <w:p w:rsidR="00A56421" w:rsidP="00A56421" w:rsidRDefault="00A56421" w14:paraId="51137E37" w14:textId="77777777">
                    <w:pPr>
                      <w:pStyle w:val="GEContact"/>
                      <w:rPr>
                        <w:sz w:val="18"/>
                      </w:rPr>
                    </w:pPr>
                    <w:r>
                      <w:rPr>
                        <w:sz w:val="18"/>
                      </w:rPr>
                      <w:t>U.S.A.</w:t>
                    </w:r>
                  </w:p>
                  <w:p w:rsidR="00A56421" w:rsidP="00A56421" w:rsidRDefault="00A56421" w14:paraId="0A37501D" w14:textId="77777777">
                    <w:pPr>
                      <w:pStyle w:val="GEContact"/>
                      <w:spacing w:line="160" w:lineRule="exact"/>
                      <w:rPr>
                        <w:sz w:val="18"/>
                      </w:rPr>
                    </w:pPr>
                  </w:p>
                  <w:p w:rsidR="00A56421" w:rsidP="00A56421" w:rsidRDefault="00A56421" w14:paraId="6D70EE84" w14:textId="77777777">
                    <w:pPr>
                      <w:pStyle w:val="GEContact"/>
                      <w:rPr>
                        <w:sz w:val="18"/>
                      </w:rPr>
                    </w:pPr>
                    <w:r>
                      <w:rPr>
                        <w:sz w:val="18"/>
                      </w:rPr>
                      <w:t>T  518 387 6977</w:t>
                    </w:r>
                  </w:p>
                  <w:p w:rsidR="00A56421" w:rsidP="00A56421" w:rsidRDefault="00A56421" w14:paraId="036B706E" w14:textId="77777777">
                    <w:pPr>
                      <w:pStyle w:val="GEContact"/>
                      <w:rPr>
                        <w:color w:val="FF0000"/>
                        <w:sz w:val="18"/>
                      </w:rPr>
                    </w:pPr>
                    <w:r>
                      <w:rPr>
                        <w:sz w:val="18"/>
                      </w:rPr>
                      <w:t>brooksby@ge.com</w:t>
                    </w:r>
                  </w:p>
                </w:txbxContent>
              </v:textbox>
              <w10:wrap anchorx="page" anchory="page"/>
            </v:shape>
          </w:pict>
        </mc:Fallback>
      </mc:AlternateContent>
    </w:r>
    <w:r>
      <w:rPr>
        <w:rFonts w:ascii="GE Inspira" w:hAnsi="GE Inspira"/>
        <w:noProof/>
        <w:color w:val="FF0000"/>
        <w:sz w:val="20"/>
      </w:rPr>
      <w:drawing>
        <wp:anchor distT="0" distB="0" distL="114300" distR="114300" simplePos="0" relativeHeight="251663360" behindDoc="0" locked="0" layoutInCell="1" allowOverlap="1" wp14:anchorId="38F62118" wp14:editId="556062F8">
          <wp:simplePos x="0" y="0"/>
          <wp:positionH relativeFrom="margin">
            <wp:posOffset>0</wp:posOffset>
          </wp:positionH>
          <wp:positionV relativeFrom="page">
            <wp:posOffset>457200</wp:posOffset>
          </wp:positionV>
          <wp:extent cx="777240" cy="777240"/>
          <wp:effectExtent l="0" t="0" r="0" b="0"/>
          <wp:wrapNone/>
          <wp:docPr id="41" name="Picture 41" descr="GE_foil_mon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_foil_mongra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24C9C"/>
    <w:multiLevelType w:val="hybridMultilevel"/>
    <w:tmpl w:val="76529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940827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unkel, Dave (GE Vernova)">
    <w15:presenceInfo w15:providerId="AD" w15:userId="S::204059214@ge.com::0afa3477-6875-4ad7-93e7-80cf617fbad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4B4"/>
    <w:rsid w:val="000005AF"/>
    <w:rsid w:val="00045FC6"/>
    <w:rsid w:val="00096E3B"/>
    <w:rsid w:val="000F1EA9"/>
    <w:rsid w:val="00121771"/>
    <w:rsid w:val="00127E87"/>
    <w:rsid w:val="00135CAB"/>
    <w:rsid w:val="0013729C"/>
    <w:rsid w:val="00150913"/>
    <w:rsid w:val="0016245F"/>
    <w:rsid w:val="0016572F"/>
    <w:rsid w:val="00176D63"/>
    <w:rsid w:val="001C034F"/>
    <w:rsid w:val="001E0C74"/>
    <w:rsid w:val="0024716E"/>
    <w:rsid w:val="002615E9"/>
    <w:rsid w:val="002A6798"/>
    <w:rsid w:val="002B2371"/>
    <w:rsid w:val="002C3EA1"/>
    <w:rsid w:val="002D10B9"/>
    <w:rsid w:val="002E437E"/>
    <w:rsid w:val="002F6801"/>
    <w:rsid w:val="0031161A"/>
    <w:rsid w:val="00354DC1"/>
    <w:rsid w:val="00364A3A"/>
    <w:rsid w:val="00390DC3"/>
    <w:rsid w:val="00396839"/>
    <w:rsid w:val="003D6053"/>
    <w:rsid w:val="0040427F"/>
    <w:rsid w:val="00427D48"/>
    <w:rsid w:val="004348CD"/>
    <w:rsid w:val="00495E4E"/>
    <w:rsid w:val="004F10CC"/>
    <w:rsid w:val="004F505B"/>
    <w:rsid w:val="005178E6"/>
    <w:rsid w:val="005204B4"/>
    <w:rsid w:val="00586BB0"/>
    <w:rsid w:val="005B65A6"/>
    <w:rsid w:val="005B7CAD"/>
    <w:rsid w:val="00605E13"/>
    <w:rsid w:val="00616595"/>
    <w:rsid w:val="006234AF"/>
    <w:rsid w:val="006637C3"/>
    <w:rsid w:val="006A0D79"/>
    <w:rsid w:val="006E0E65"/>
    <w:rsid w:val="007041F0"/>
    <w:rsid w:val="00704C95"/>
    <w:rsid w:val="00712696"/>
    <w:rsid w:val="00712D38"/>
    <w:rsid w:val="007212F6"/>
    <w:rsid w:val="007213A0"/>
    <w:rsid w:val="00731963"/>
    <w:rsid w:val="007A5BEA"/>
    <w:rsid w:val="007F6709"/>
    <w:rsid w:val="00830FC5"/>
    <w:rsid w:val="00863BBD"/>
    <w:rsid w:val="00867474"/>
    <w:rsid w:val="008E5712"/>
    <w:rsid w:val="00906708"/>
    <w:rsid w:val="0091411F"/>
    <w:rsid w:val="009304AB"/>
    <w:rsid w:val="00930600"/>
    <w:rsid w:val="00943204"/>
    <w:rsid w:val="009F5FB1"/>
    <w:rsid w:val="00A122C0"/>
    <w:rsid w:val="00A30560"/>
    <w:rsid w:val="00A411BF"/>
    <w:rsid w:val="00A4195F"/>
    <w:rsid w:val="00A56421"/>
    <w:rsid w:val="00A66D73"/>
    <w:rsid w:val="00A83678"/>
    <w:rsid w:val="00A868EF"/>
    <w:rsid w:val="00A91A0C"/>
    <w:rsid w:val="00B75A61"/>
    <w:rsid w:val="00B82E2E"/>
    <w:rsid w:val="00B9087B"/>
    <w:rsid w:val="00BB00BD"/>
    <w:rsid w:val="00BB1109"/>
    <w:rsid w:val="00BB180C"/>
    <w:rsid w:val="00BC31A2"/>
    <w:rsid w:val="00BC68D3"/>
    <w:rsid w:val="00BF3C8E"/>
    <w:rsid w:val="00BF7D8C"/>
    <w:rsid w:val="00C22A4A"/>
    <w:rsid w:val="00C44246"/>
    <w:rsid w:val="00C565F0"/>
    <w:rsid w:val="00C63738"/>
    <w:rsid w:val="00CD5E39"/>
    <w:rsid w:val="00D1745F"/>
    <w:rsid w:val="00D37757"/>
    <w:rsid w:val="00D66AF4"/>
    <w:rsid w:val="00DA3EB4"/>
    <w:rsid w:val="00DA4830"/>
    <w:rsid w:val="00DB77F4"/>
    <w:rsid w:val="00DE4C5C"/>
    <w:rsid w:val="00DF351B"/>
    <w:rsid w:val="00E269B6"/>
    <w:rsid w:val="00E371CC"/>
    <w:rsid w:val="00E422F6"/>
    <w:rsid w:val="00E8314E"/>
    <w:rsid w:val="00E91EC5"/>
    <w:rsid w:val="00E94EE2"/>
    <w:rsid w:val="00EE579A"/>
    <w:rsid w:val="00F231D9"/>
    <w:rsid w:val="00F32FAD"/>
    <w:rsid w:val="00F703B7"/>
    <w:rsid w:val="00F75C2E"/>
    <w:rsid w:val="00F93527"/>
    <w:rsid w:val="00F9655E"/>
    <w:rsid w:val="00F97379"/>
    <w:rsid w:val="00FA312C"/>
    <w:rsid w:val="2F7D7A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EED99"/>
  <w15:chartTrackingRefBased/>
  <w15:docId w15:val="{6931235E-DFD7-4484-AA80-50B1A7BF0D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New York" w:hAnsi="New York"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autoSpaceDE w:val="0"/>
      <w:autoSpaceDN w:val="0"/>
      <w:adjustRightInd w:val="0"/>
      <w:textAlignment w:val="baseline"/>
    </w:pPr>
    <w:rPr>
      <w:sz w:val="24"/>
      <w:lang w:eastAsia="en-US"/>
    </w:rPr>
  </w:style>
  <w:style w:type="paragraph" w:styleId="Heading1">
    <w:name w:val="heading 1"/>
    <w:basedOn w:val="Normal"/>
    <w:next w:val="Normal"/>
    <w:qFormat/>
    <w:pPr>
      <w:keepNext/>
      <w:outlineLvl w:val="0"/>
    </w:pPr>
    <w:rPr>
      <w:rFonts w:ascii="Times New Roman" w:hAnsi="Times New Roman"/>
      <w:b/>
      <w:bCs/>
      <w:position w:val="-4"/>
      <w:sz w:val="22"/>
    </w:rPr>
  </w:style>
  <w:style w:type="paragraph" w:styleId="Heading2">
    <w:name w:val="heading 2"/>
    <w:basedOn w:val="Normal"/>
    <w:next w:val="Normal"/>
    <w:qFormat/>
    <w:pPr>
      <w:keepNext/>
      <w:jc w:val="center"/>
      <w:outlineLvl w:val="1"/>
    </w:pPr>
    <w:rPr>
      <w:rFonts w:ascii="Times New Roman" w:hAnsi="Times New Roman"/>
      <w:b/>
      <w:bCs/>
      <w:smallCaps/>
      <w:position w:val="-4"/>
      <w:sz w:val="22"/>
    </w:rPr>
  </w:style>
  <w:style w:type="paragraph" w:styleId="Heading3">
    <w:name w:val="heading 3"/>
    <w:basedOn w:val="Normal"/>
    <w:next w:val="Normal"/>
    <w:qFormat/>
    <w:pPr>
      <w:keepNext/>
      <w:tabs>
        <w:tab w:val="left" w:pos="3600"/>
      </w:tabs>
      <w:ind w:right="-1440"/>
      <w:outlineLvl w:val="2"/>
    </w:pPr>
    <w:rPr>
      <w:rFonts w:ascii="Times" w:hAnsi="Times"/>
      <w:i/>
      <w:sz w:val="18"/>
    </w:rPr>
  </w:style>
  <w:style w:type="paragraph" w:styleId="Heading4">
    <w:name w:val="heading 4"/>
    <w:basedOn w:val="Normal"/>
    <w:next w:val="Normal"/>
    <w:qFormat/>
    <w:pPr>
      <w:keepNext/>
      <w:jc w:val="center"/>
      <w:outlineLvl w:val="3"/>
    </w:pPr>
    <w:rPr>
      <w:rFonts w:ascii="GE Inspira" w:hAnsi="GE Inspira"/>
      <w:b/>
      <w:bCs/>
      <w:position w:val="-4"/>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LineNumber">
    <w:name w:val="line number"/>
    <w:semiHidden/>
    <w:rPr>
      <w:rFonts w:ascii="Times" w:hAnsi="Times"/>
    </w:rPr>
  </w:style>
  <w:style w:type="paragraph" w:styleId="Times" w:customStyle="1">
    <w:name w:val="Times"/>
    <w:basedOn w:val="Normal"/>
    <w:rPr>
      <w:rFonts w:ascii="Times" w:hAnsi="Times"/>
    </w:rPr>
  </w:style>
  <w:style w:type="paragraph" w:styleId="BodyText">
    <w:name w:val="Body Text"/>
    <w:basedOn w:val="Normal"/>
    <w:semiHidden/>
    <w:pPr>
      <w:spacing w:line="280" w:lineRule="exact"/>
      <w:jc w:val="both"/>
    </w:pPr>
    <w:rPr>
      <w:rFonts w:ascii="Times New Roman" w:hAnsi="Times New Roman"/>
    </w:rPr>
  </w:style>
  <w:style w:type="paragraph" w:styleId="BodyText2">
    <w:name w:val="Body Text 2"/>
    <w:basedOn w:val="Normal"/>
    <w:semiHidden/>
    <w:rPr>
      <w:rFonts w:ascii="Times New Roman" w:hAnsi="Times New Roman"/>
      <w:position w:val="-4"/>
      <w:sz w:val="22"/>
    </w:rPr>
  </w:style>
  <w:style w:type="paragraph" w:styleId="GEMarketName" w:customStyle="1">
    <w:name w:val="GE Market Name"/>
    <w:basedOn w:val="Normal"/>
    <w:pPr>
      <w:suppressAutoHyphens/>
      <w:overflowPunct/>
      <w:autoSpaceDE/>
      <w:autoSpaceDN/>
      <w:adjustRightInd/>
      <w:spacing w:line="340" w:lineRule="exact"/>
      <w:textAlignment w:val="auto"/>
    </w:pPr>
    <w:rPr>
      <w:rFonts w:ascii="GE Inspira" w:hAnsi="GE Inspira" w:eastAsia="Times"/>
      <w:kern w:val="8"/>
      <w:sz w:val="32"/>
      <w:szCs w:val="22"/>
    </w:rPr>
  </w:style>
  <w:style w:type="paragraph" w:styleId="GEMarketNamegray" w:customStyle="1">
    <w:name w:val="GE Market Name (gray)"/>
    <w:basedOn w:val="GEMarketName"/>
    <w:rPr>
      <w:color w:val="B3B3B3"/>
    </w:rPr>
  </w:style>
  <w:style w:type="paragraph" w:styleId="GEContact" w:customStyle="1">
    <w:name w:val="GE Contact"/>
    <w:basedOn w:val="Normal"/>
    <w:pPr>
      <w:suppressAutoHyphens/>
      <w:overflowPunct/>
      <w:autoSpaceDE/>
      <w:autoSpaceDN/>
      <w:adjustRightInd/>
      <w:spacing w:line="200" w:lineRule="exact"/>
      <w:textAlignment w:val="auto"/>
    </w:pPr>
    <w:rPr>
      <w:rFonts w:ascii="GE Inspira" w:hAnsi="GE Inspira" w:eastAsia="Times"/>
      <w:kern w:val="8"/>
      <w:sz w:val="16"/>
      <w:szCs w:val="22"/>
    </w:rPr>
  </w:style>
  <w:style w:type="character" w:styleId="Hyperlink">
    <w:name w:val="Hyperlink"/>
    <w:basedOn w:val="DefaultParagraphFont"/>
    <w:uiPriority w:val="99"/>
    <w:unhideWhenUsed/>
    <w:rsid w:val="005B65A6"/>
    <w:rPr>
      <w:color w:val="0563C1" w:themeColor="hyperlink"/>
      <w:u w:val="single"/>
    </w:rPr>
  </w:style>
  <w:style w:type="character" w:styleId="UnresolvedMention">
    <w:name w:val="Unresolved Mention"/>
    <w:basedOn w:val="DefaultParagraphFont"/>
    <w:uiPriority w:val="99"/>
    <w:semiHidden/>
    <w:unhideWhenUsed/>
    <w:rsid w:val="005B65A6"/>
    <w:rPr>
      <w:color w:val="605E5C"/>
      <w:shd w:val="clear" w:color="auto" w:fill="E1DFDD"/>
    </w:rPr>
  </w:style>
  <w:style w:type="paragraph" w:styleId="Caption">
    <w:name w:val="caption"/>
    <w:basedOn w:val="Normal"/>
    <w:next w:val="Normal"/>
    <w:uiPriority w:val="35"/>
    <w:unhideWhenUsed/>
    <w:qFormat/>
    <w:rsid w:val="00C63738"/>
    <w:pPr>
      <w:spacing w:after="200"/>
    </w:pPr>
    <w:rPr>
      <w:i/>
      <w:iCs/>
      <w:color w:val="44546A" w:themeColor="text2"/>
      <w:sz w:val="18"/>
      <w:szCs w:val="18"/>
    </w:rPr>
  </w:style>
  <w:style w:type="character" w:styleId="PlaceholderText">
    <w:name w:val="Placeholder Text"/>
    <w:basedOn w:val="DefaultParagraphFont"/>
    <w:uiPriority w:val="99"/>
    <w:semiHidden/>
    <w:rsid w:val="00C63738"/>
    <w:rPr>
      <w:color w:val="808080"/>
    </w:rPr>
  </w:style>
  <w:style w:type="paragraph" w:styleId="Header">
    <w:name w:val="header"/>
    <w:basedOn w:val="Normal"/>
    <w:link w:val="HeaderChar"/>
    <w:uiPriority w:val="99"/>
    <w:unhideWhenUsed/>
    <w:rsid w:val="00A83678"/>
    <w:pPr>
      <w:tabs>
        <w:tab w:val="center" w:pos="4680"/>
        <w:tab w:val="right" w:pos="9360"/>
      </w:tabs>
    </w:pPr>
  </w:style>
  <w:style w:type="character" w:styleId="HeaderChar" w:customStyle="1">
    <w:name w:val="Header Char"/>
    <w:basedOn w:val="DefaultParagraphFont"/>
    <w:link w:val="Header"/>
    <w:uiPriority w:val="99"/>
    <w:rsid w:val="00A83678"/>
    <w:rPr>
      <w:sz w:val="24"/>
      <w:lang w:eastAsia="en-US"/>
    </w:rPr>
  </w:style>
  <w:style w:type="paragraph" w:styleId="Footer">
    <w:name w:val="footer"/>
    <w:basedOn w:val="Normal"/>
    <w:link w:val="FooterChar"/>
    <w:uiPriority w:val="99"/>
    <w:unhideWhenUsed/>
    <w:rsid w:val="00A83678"/>
    <w:pPr>
      <w:tabs>
        <w:tab w:val="center" w:pos="4680"/>
        <w:tab w:val="right" w:pos="9360"/>
      </w:tabs>
    </w:pPr>
  </w:style>
  <w:style w:type="character" w:styleId="FooterChar" w:customStyle="1">
    <w:name w:val="Footer Char"/>
    <w:basedOn w:val="DefaultParagraphFont"/>
    <w:link w:val="Footer"/>
    <w:uiPriority w:val="99"/>
    <w:rsid w:val="00A83678"/>
    <w:rPr>
      <w:sz w:val="24"/>
      <w:lang w:eastAsia="en-US"/>
    </w:rPr>
  </w:style>
  <w:style w:type="character" w:styleId="pl-k" w:customStyle="1">
    <w:name w:val="pl-k"/>
    <w:basedOn w:val="DefaultParagraphFont"/>
    <w:rsid w:val="00906708"/>
  </w:style>
  <w:style w:type="character" w:styleId="pl-s" w:customStyle="1">
    <w:name w:val="pl-s"/>
    <w:basedOn w:val="DefaultParagraphFont"/>
    <w:rsid w:val="00906708"/>
  </w:style>
  <w:style w:type="character" w:styleId="pl-pds" w:customStyle="1">
    <w:name w:val="pl-pds"/>
    <w:basedOn w:val="DefaultParagraphFont"/>
    <w:rsid w:val="00906708"/>
  </w:style>
  <w:style w:type="character" w:styleId="pl-c1" w:customStyle="1">
    <w:name w:val="pl-c1"/>
    <w:basedOn w:val="DefaultParagraphFont"/>
    <w:rsid w:val="00906708"/>
  </w:style>
  <w:style w:type="paragraph" w:styleId="ListParagraph">
    <w:name w:val="List Paragraph"/>
    <w:basedOn w:val="Normal"/>
    <w:uiPriority w:val="34"/>
    <w:qFormat/>
    <w:rsid w:val="00F703B7"/>
    <w:pPr>
      <w:ind w:left="720"/>
      <w:contextualSpacing/>
    </w:pPr>
  </w:style>
  <w:style w:type="paragraph" w:styleId="FootnoteText">
    <w:name w:val="footnote text"/>
    <w:basedOn w:val="Normal"/>
    <w:link w:val="FootnoteTextChar"/>
    <w:uiPriority w:val="99"/>
    <w:semiHidden/>
    <w:unhideWhenUsed/>
    <w:rsid w:val="00867474"/>
    <w:rPr>
      <w:sz w:val="20"/>
    </w:rPr>
  </w:style>
  <w:style w:type="character" w:styleId="FootnoteTextChar" w:customStyle="1">
    <w:name w:val="Footnote Text Char"/>
    <w:basedOn w:val="DefaultParagraphFont"/>
    <w:link w:val="FootnoteText"/>
    <w:uiPriority w:val="99"/>
    <w:semiHidden/>
    <w:rsid w:val="00867474"/>
    <w:rPr>
      <w:lang w:eastAsia="en-US"/>
    </w:rPr>
  </w:style>
  <w:style w:type="character" w:styleId="FootnoteReference">
    <w:name w:val="footnote reference"/>
    <w:basedOn w:val="DefaultParagraphFont"/>
    <w:uiPriority w:val="99"/>
    <w:semiHidden/>
    <w:unhideWhenUsed/>
    <w:rsid w:val="00867474"/>
    <w:rPr>
      <w:vertAlign w:val="superscript"/>
    </w:rPr>
  </w:style>
  <w:style w:type="paragraph" w:styleId="Revision">
    <w:name w:val="Revision"/>
    <w:hidden/>
    <w:uiPriority w:val="99"/>
    <w:semiHidden/>
    <w:rsid w:val="00BB1109"/>
    <w:rPr>
      <w:sz w:val="24"/>
      <w:lang w:eastAsia="en-US"/>
    </w:rPr>
  </w:style>
  <w:style w:type="character" w:styleId="CommentReference">
    <w:name w:val="annotation reference"/>
    <w:basedOn w:val="DefaultParagraphFont"/>
    <w:uiPriority w:val="99"/>
    <w:semiHidden/>
    <w:unhideWhenUsed/>
    <w:rsid w:val="00045FC6"/>
    <w:rPr>
      <w:sz w:val="16"/>
      <w:szCs w:val="16"/>
    </w:rPr>
  </w:style>
  <w:style w:type="paragraph" w:styleId="CommentText">
    <w:name w:val="annotation text"/>
    <w:basedOn w:val="Normal"/>
    <w:link w:val="CommentTextChar"/>
    <w:uiPriority w:val="99"/>
    <w:unhideWhenUsed/>
    <w:rsid w:val="00045FC6"/>
    <w:rPr>
      <w:sz w:val="20"/>
    </w:rPr>
  </w:style>
  <w:style w:type="character" w:styleId="CommentTextChar" w:customStyle="1">
    <w:name w:val="Comment Text Char"/>
    <w:basedOn w:val="DefaultParagraphFont"/>
    <w:link w:val="CommentText"/>
    <w:uiPriority w:val="99"/>
    <w:rsid w:val="00045FC6"/>
    <w:rPr>
      <w:lang w:eastAsia="en-US"/>
    </w:rPr>
  </w:style>
  <w:style w:type="paragraph" w:styleId="CommentSubject">
    <w:name w:val="annotation subject"/>
    <w:basedOn w:val="CommentText"/>
    <w:next w:val="CommentText"/>
    <w:link w:val="CommentSubjectChar"/>
    <w:uiPriority w:val="99"/>
    <w:semiHidden/>
    <w:unhideWhenUsed/>
    <w:rsid w:val="00045FC6"/>
    <w:rPr>
      <w:b/>
      <w:bCs/>
    </w:rPr>
  </w:style>
  <w:style w:type="character" w:styleId="CommentSubjectChar" w:customStyle="1">
    <w:name w:val="Comment Subject Char"/>
    <w:basedOn w:val="CommentTextChar"/>
    <w:link w:val="CommentSubject"/>
    <w:uiPriority w:val="99"/>
    <w:semiHidden/>
    <w:rsid w:val="00045FC6"/>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chart" Target="charts/chart2.xml" Id="rId18" /><Relationship Type="http://schemas.openxmlformats.org/officeDocument/2006/relationships/styles" Target="styles.xml" Id="rId3" /><Relationship Type="http://schemas.openxmlformats.org/officeDocument/2006/relationships/header" Target="header2.xml" Id="rId21" /><Relationship Type="http://schemas.openxmlformats.org/officeDocument/2006/relationships/endnotes" Target="endnotes.xml" Id="rId7" /><Relationship Type="http://schemas.microsoft.com/office/2011/relationships/commentsExtended" Target="commentsExtended.xml" Id="rId12" /><Relationship Type="http://schemas.openxmlformats.org/officeDocument/2006/relationships/image" Target="media/image4.png" Id="rId17" /><Relationship Type="http://schemas.openxmlformats.org/officeDocument/2006/relationships/numbering" Target="numbering.xml" Id="rId2" /><Relationship Type="http://schemas.openxmlformats.org/officeDocument/2006/relationships/chart" Target="charts/chart1.xm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omments" Target="comments.xm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3.png" Id="rId15" /><Relationship Type="http://schemas.microsoft.com/office/2011/relationships/people" Target="people.xml" Id="rId23" /><Relationship Type="http://schemas.openxmlformats.org/officeDocument/2006/relationships/image" Target="media/image2.png" Id="rId10" /><Relationship Type="http://schemas.openxmlformats.org/officeDocument/2006/relationships/chart" Target="charts/chart3.xml" Id="rId19" /><Relationship Type="http://schemas.openxmlformats.org/officeDocument/2006/relationships/settings" Target="settings.xml" Id="rId4" /><Relationship Type="http://schemas.openxmlformats.org/officeDocument/2006/relationships/image" Target="media/image1.png" Id="rId9" /><Relationship Type="http://schemas.microsoft.com/office/2018/08/relationships/commentsExtensible" Target="commentsExtensible.xml" Id="rId14" /><Relationship Type="http://schemas.openxmlformats.org/officeDocument/2006/relationships/fontTable" Target="fontTable.xml" Id="rId22" /><Relationship Type="http://schemas.openxmlformats.org/officeDocument/2006/relationships/hyperlink" Target="https://github.build.ge.com/iacquire-grc/e4PtTool" TargetMode="External" Id="Rbf068340f10e4a66" /></Relationships>
</file>

<file path=word/_rels/footnotes.xml.rels><?xml version="1.0" encoding="UTF-8" standalone="yes"?>
<Relationships xmlns="http://schemas.openxmlformats.org/package/2006/relationships"><Relationship Id="rId2" Type="http://schemas.openxmlformats.org/officeDocument/2006/relationships/hyperlink" Target="https://users.fmrib.ox.ac.uk/~steve/review/review/node13.html" TargetMode="External"/><Relationship Id="rId1" Type="http://schemas.openxmlformats.org/officeDocument/2006/relationships/hyperlink" Target="https://academic.mu.edu/phys/matthysd/web226/Lab02.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charts/_rels/chart1.xml.rels><?xml version="1.0" encoding="UTF-8" standalone="yes"?>
<Relationships xmlns="http://schemas.openxmlformats.org/package/2006/relationships"><Relationship Id="rId3" Type="http://schemas.openxmlformats.org/officeDocument/2006/relationships/oleObject" Target="file:///D:\FieldEngineer\sixPt\data\testing\data_2020-06-24_10-31-5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FieldEngineer\sixPt\data\testing\data_2020-06-24_10-31-5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FieldEngineer\sixPt\data\testing\data_2020-06-24_10-31-5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LoG Kernel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kernel!$A$1</c:f>
              <c:strCache>
                <c:ptCount val="1"/>
                <c:pt idx="0">
                  <c:v>Kernel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kernel!$A$2:$A$12</c:f>
              <c:numCache>
                <c:formatCode>General</c:formatCode>
                <c:ptCount val="11"/>
                <c:pt idx="0">
                  <c:v>-3.3674950000000002E-2</c:v>
                </c:pt>
                <c:pt idx="1">
                  <c:v>-3.1150859999999999E-2</c:v>
                </c:pt>
                <c:pt idx="2">
                  <c:v>-1.8988080000000001E-3</c:v>
                </c:pt>
                <c:pt idx="3">
                  <c:v>6.1942419999999998E-2</c:v>
                </c:pt>
                <c:pt idx="4">
                  <c:v>0.14898459999999999</c:v>
                </c:pt>
                <c:pt idx="5">
                  <c:v>0.22673399999999999</c:v>
                </c:pt>
                <c:pt idx="6">
                  <c:v>0.14898459999999999</c:v>
                </c:pt>
                <c:pt idx="7">
                  <c:v>6.1942419999999998E-2</c:v>
                </c:pt>
                <c:pt idx="8">
                  <c:v>-1.8988080000000001E-3</c:v>
                </c:pt>
                <c:pt idx="9">
                  <c:v>-3.1150859999999999E-2</c:v>
                </c:pt>
                <c:pt idx="10">
                  <c:v>-3.3674950000000002E-2</c:v>
                </c:pt>
              </c:numCache>
            </c:numRef>
          </c:val>
          <c:smooth val="0"/>
          <c:extLst>
            <c:ext xmlns:c16="http://schemas.microsoft.com/office/drawing/2014/chart" uri="{C3380CC4-5D6E-409C-BE32-E72D297353CC}">
              <c16:uniqueId val="{00000000-F55A-4223-99B7-86399A7033C3}"/>
            </c:ext>
          </c:extLst>
        </c:ser>
        <c:dLbls>
          <c:showLegendKey val="0"/>
          <c:showVal val="0"/>
          <c:showCatName val="0"/>
          <c:showSerName val="0"/>
          <c:showPercent val="0"/>
          <c:showBubbleSize val="0"/>
        </c:dLbls>
        <c:marker val="1"/>
        <c:smooth val="0"/>
        <c:axId val="824811232"/>
        <c:axId val="824808608"/>
      </c:lineChart>
      <c:catAx>
        <c:axId val="82481123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808608"/>
        <c:crosses val="autoZero"/>
        <c:auto val="1"/>
        <c:lblAlgn val="ctr"/>
        <c:lblOffset val="100"/>
        <c:noMultiLvlLbl val="0"/>
      </c:catAx>
      <c:valAx>
        <c:axId val="824808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8112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Raw and Filtered Displacement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'data_2020-06-24_10-31-55'!$E$1</c:f>
              <c:strCache>
                <c:ptCount val="1"/>
                <c:pt idx="0">
                  <c:v>displacement</c:v>
                </c:pt>
              </c:strCache>
            </c:strRef>
          </c:tx>
          <c:spPr>
            <a:ln w="28575" cap="rnd">
              <a:solidFill>
                <a:schemeClr val="accent1"/>
              </a:solidFill>
              <a:round/>
            </a:ln>
            <a:effectLst/>
          </c:spPr>
          <c:marker>
            <c:symbol val="none"/>
          </c:marker>
          <c:val>
            <c:numRef>
              <c:f>'data_2020-06-24_10-31-55'!$E$2:$E$500</c:f>
              <c:numCache>
                <c:formatCode>General</c:formatCode>
                <c:ptCount val="499"/>
                <c:pt idx="0">
                  <c:v>15</c:v>
                </c:pt>
                <c:pt idx="1">
                  <c:v>15</c:v>
                </c:pt>
                <c:pt idx="2">
                  <c:v>15</c:v>
                </c:pt>
                <c:pt idx="3">
                  <c:v>15</c:v>
                </c:pt>
                <c:pt idx="4">
                  <c:v>15</c:v>
                </c:pt>
                <c:pt idx="5">
                  <c:v>15</c:v>
                </c:pt>
                <c:pt idx="6">
                  <c:v>15</c:v>
                </c:pt>
                <c:pt idx="7">
                  <c:v>15</c:v>
                </c:pt>
                <c:pt idx="8">
                  <c:v>15</c:v>
                </c:pt>
                <c:pt idx="9">
                  <c:v>15</c:v>
                </c:pt>
                <c:pt idx="10">
                  <c:v>15</c:v>
                </c:pt>
                <c:pt idx="11">
                  <c:v>15</c:v>
                </c:pt>
                <c:pt idx="12">
                  <c:v>15</c:v>
                </c:pt>
                <c:pt idx="13">
                  <c:v>15</c:v>
                </c:pt>
                <c:pt idx="14">
                  <c:v>15</c:v>
                </c:pt>
                <c:pt idx="15">
                  <c:v>15</c:v>
                </c:pt>
                <c:pt idx="16">
                  <c:v>15</c:v>
                </c:pt>
                <c:pt idx="17">
                  <c:v>15</c:v>
                </c:pt>
                <c:pt idx="18">
                  <c:v>15</c:v>
                </c:pt>
                <c:pt idx="19">
                  <c:v>15</c:v>
                </c:pt>
                <c:pt idx="20">
                  <c:v>15</c:v>
                </c:pt>
                <c:pt idx="21">
                  <c:v>15</c:v>
                </c:pt>
                <c:pt idx="22">
                  <c:v>15</c:v>
                </c:pt>
                <c:pt idx="23">
                  <c:v>15</c:v>
                </c:pt>
                <c:pt idx="24">
                  <c:v>15</c:v>
                </c:pt>
                <c:pt idx="25">
                  <c:v>15</c:v>
                </c:pt>
                <c:pt idx="26">
                  <c:v>15</c:v>
                </c:pt>
                <c:pt idx="27">
                  <c:v>15</c:v>
                </c:pt>
                <c:pt idx="28">
                  <c:v>15</c:v>
                </c:pt>
                <c:pt idx="29">
                  <c:v>15</c:v>
                </c:pt>
                <c:pt idx="30">
                  <c:v>15</c:v>
                </c:pt>
                <c:pt idx="31">
                  <c:v>15</c:v>
                </c:pt>
                <c:pt idx="32">
                  <c:v>15</c:v>
                </c:pt>
                <c:pt idx="33">
                  <c:v>15</c:v>
                </c:pt>
                <c:pt idx="34">
                  <c:v>15</c:v>
                </c:pt>
                <c:pt idx="35">
                  <c:v>15</c:v>
                </c:pt>
                <c:pt idx="36">
                  <c:v>15</c:v>
                </c:pt>
                <c:pt idx="37">
                  <c:v>15</c:v>
                </c:pt>
                <c:pt idx="38">
                  <c:v>15</c:v>
                </c:pt>
                <c:pt idx="39">
                  <c:v>15</c:v>
                </c:pt>
                <c:pt idx="40">
                  <c:v>15</c:v>
                </c:pt>
                <c:pt idx="41">
                  <c:v>15</c:v>
                </c:pt>
                <c:pt idx="42">
                  <c:v>15</c:v>
                </c:pt>
                <c:pt idx="43">
                  <c:v>15</c:v>
                </c:pt>
                <c:pt idx="44">
                  <c:v>15</c:v>
                </c:pt>
                <c:pt idx="45">
                  <c:v>15</c:v>
                </c:pt>
                <c:pt idx="46">
                  <c:v>15</c:v>
                </c:pt>
                <c:pt idx="47">
                  <c:v>15</c:v>
                </c:pt>
                <c:pt idx="48">
                  <c:v>15</c:v>
                </c:pt>
                <c:pt idx="49">
                  <c:v>15</c:v>
                </c:pt>
                <c:pt idx="50">
                  <c:v>15</c:v>
                </c:pt>
                <c:pt idx="51">
                  <c:v>15</c:v>
                </c:pt>
                <c:pt idx="52">
                  <c:v>15</c:v>
                </c:pt>
                <c:pt idx="53">
                  <c:v>15</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pt idx="71">
                  <c:v>15</c:v>
                </c:pt>
                <c:pt idx="72">
                  <c:v>15</c:v>
                </c:pt>
                <c:pt idx="73">
                  <c:v>6.6665650000000003</c:v>
                </c:pt>
                <c:pt idx="74">
                  <c:v>6.6345210000000003</c:v>
                </c:pt>
                <c:pt idx="75">
                  <c:v>6.6653440000000002</c:v>
                </c:pt>
                <c:pt idx="76">
                  <c:v>6.551056</c:v>
                </c:pt>
                <c:pt idx="77">
                  <c:v>6.5127560000000004</c:v>
                </c:pt>
                <c:pt idx="78">
                  <c:v>6.4836119999999999</c:v>
                </c:pt>
                <c:pt idx="79">
                  <c:v>6.4414980000000002</c:v>
                </c:pt>
                <c:pt idx="80">
                  <c:v>6.428375</c:v>
                </c:pt>
                <c:pt idx="81">
                  <c:v>6.373291</c:v>
                </c:pt>
                <c:pt idx="82">
                  <c:v>6.3449099999999996</c:v>
                </c:pt>
                <c:pt idx="83">
                  <c:v>6.3032529999999998</c:v>
                </c:pt>
                <c:pt idx="84">
                  <c:v>6.2879940000000003</c:v>
                </c:pt>
                <c:pt idx="85">
                  <c:v>6.228027</c:v>
                </c:pt>
                <c:pt idx="86">
                  <c:v>6.2426760000000003</c:v>
                </c:pt>
                <c:pt idx="87">
                  <c:v>15</c:v>
                </c:pt>
                <c:pt idx="88">
                  <c:v>15</c:v>
                </c:pt>
                <c:pt idx="89">
                  <c:v>15</c:v>
                </c:pt>
                <c:pt idx="90">
                  <c:v>15</c:v>
                </c:pt>
                <c:pt idx="91">
                  <c:v>15</c:v>
                </c:pt>
                <c:pt idx="92">
                  <c:v>15</c:v>
                </c:pt>
                <c:pt idx="93">
                  <c:v>15</c:v>
                </c:pt>
                <c:pt idx="94">
                  <c:v>2.5817869999999998</c:v>
                </c:pt>
                <c:pt idx="95">
                  <c:v>2.5630190000000002</c:v>
                </c:pt>
                <c:pt idx="96">
                  <c:v>2.5708009999999999</c:v>
                </c:pt>
                <c:pt idx="97">
                  <c:v>2.566986</c:v>
                </c:pt>
                <c:pt idx="98">
                  <c:v>2.555542</c:v>
                </c:pt>
                <c:pt idx="99">
                  <c:v>2.5933839999999999</c:v>
                </c:pt>
                <c:pt idx="100">
                  <c:v>2.5674440000000001</c:v>
                </c:pt>
                <c:pt idx="101">
                  <c:v>2.5956730000000001</c:v>
                </c:pt>
                <c:pt idx="102">
                  <c:v>15</c:v>
                </c:pt>
                <c:pt idx="103">
                  <c:v>15</c:v>
                </c:pt>
                <c:pt idx="104">
                  <c:v>15</c:v>
                </c:pt>
                <c:pt idx="105">
                  <c:v>15</c:v>
                </c:pt>
                <c:pt idx="106">
                  <c:v>15</c:v>
                </c:pt>
                <c:pt idx="107">
                  <c:v>15</c:v>
                </c:pt>
                <c:pt idx="108">
                  <c:v>15</c:v>
                </c:pt>
                <c:pt idx="109">
                  <c:v>15</c:v>
                </c:pt>
                <c:pt idx="110">
                  <c:v>15</c:v>
                </c:pt>
                <c:pt idx="111">
                  <c:v>15</c:v>
                </c:pt>
                <c:pt idx="112">
                  <c:v>15</c:v>
                </c:pt>
                <c:pt idx="113">
                  <c:v>15</c:v>
                </c:pt>
                <c:pt idx="114">
                  <c:v>15</c:v>
                </c:pt>
                <c:pt idx="115">
                  <c:v>15</c:v>
                </c:pt>
                <c:pt idx="116">
                  <c:v>15</c:v>
                </c:pt>
                <c:pt idx="117">
                  <c:v>15</c:v>
                </c:pt>
                <c:pt idx="118">
                  <c:v>15</c:v>
                </c:pt>
                <c:pt idx="119">
                  <c:v>15</c:v>
                </c:pt>
                <c:pt idx="120">
                  <c:v>15</c:v>
                </c:pt>
                <c:pt idx="121">
                  <c:v>15</c:v>
                </c:pt>
                <c:pt idx="122">
                  <c:v>15</c:v>
                </c:pt>
                <c:pt idx="123">
                  <c:v>15</c:v>
                </c:pt>
                <c:pt idx="124">
                  <c:v>15</c:v>
                </c:pt>
                <c:pt idx="125">
                  <c:v>15</c:v>
                </c:pt>
                <c:pt idx="126">
                  <c:v>15</c:v>
                </c:pt>
                <c:pt idx="127">
                  <c:v>15</c:v>
                </c:pt>
                <c:pt idx="128">
                  <c:v>15</c:v>
                </c:pt>
                <c:pt idx="129">
                  <c:v>15</c:v>
                </c:pt>
                <c:pt idx="130">
                  <c:v>15</c:v>
                </c:pt>
                <c:pt idx="131">
                  <c:v>15</c:v>
                </c:pt>
                <c:pt idx="132">
                  <c:v>15</c:v>
                </c:pt>
                <c:pt idx="133">
                  <c:v>15</c:v>
                </c:pt>
                <c:pt idx="134">
                  <c:v>15</c:v>
                </c:pt>
                <c:pt idx="135">
                  <c:v>15</c:v>
                </c:pt>
                <c:pt idx="136">
                  <c:v>15</c:v>
                </c:pt>
                <c:pt idx="137">
                  <c:v>15</c:v>
                </c:pt>
                <c:pt idx="138">
                  <c:v>15</c:v>
                </c:pt>
                <c:pt idx="139">
                  <c:v>15</c:v>
                </c:pt>
                <c:pt idx="140">
                  <c:v>15</c:v>
                </c:pt>
                <c:pt idx="141">
                  <c:v>15</c:v>
                </c:pt>
                <c:pt idx="142">
                  <c:v>15</c:v>
                </c:pt>
                <c:pt idx="143">
                  <c:v>15</c:v>
                </c:pt>
                <c:pt idx="144">
                  <c:v>15</c:v>
                </c:pt>
                <c:pt idx="145">
                  <c:v>15</c:v>
                </c:pt>
                <c:pt idx="146">
                  <c:v>15</c:v>
                </c:pt>
                <c:pt idx="147">
                  <c:v>15</c:v>
                </c:pt>
                <c:pt idx="148">
                  <c:v>15</c:v>
                </c:pt>
                <c:pt idx="149">
                  <c:v>15</c:v>
                </c:pt>
                <c:pt idx="150">
                  <c:v>15</c:v>
                </c:pt>
                <c:pt idx="151">
                  <c:v>15</c:v>
                </c:pt>
                <c:pt idx="152">
                  <c:v>15</c:v>
                </c:pt>
                <c:pt idx="153">
                  <c:v>15</c:v>
                </c:pt>
                <c:pt idx="154">
                  <c:v>15</c:v>
                </c:pt>
                <c:pt idx="155">
                  <c:v>15</c:v>
                </c:pt>
                <c:pt idx="156">
                  <c:v>15</c:v>
                </c:pt>
                <c:pt idx="157">
                  <c:v>15</c:v>
                </c:pt>
                <c:pt idx="158">
                  <c:v>15</c:v>
                </c:pt>
                <c:pt idx="159">
                  <c:v>15</c:v>
                </c:pt>
                <c:pt idx="160">
                  <c:v>15</c:v>
                </c:pt>
                <c:pt idx="161">
                  <c:v>15</c:v>
                </c:pt>
                <c:pt idx="162">
                  <c:v>15</c:v>
                </c:pt>
                <c:pt idx="163">
                  <c:v>15</c:v>
                </c:pt>
                <c:pt idx="164">
                  <c:v>15</c:v>
                </c:pt>
                <c:pt idx="165">
                  <c:v>15</c:v>
                </c:pt>
                <c:pt idx="166">
                  <c:v>15</c:v>
                </c:pt>
                <c:pt idx="167">
                  <c:v>15</c:v>
                </c:pt>
                <c:pt idx="168">
                  <c:v>15</c:v>
                </c:pt>
                <c:pt idx="169">
                  <c:v>15</c:v>
                </c:pt>
                <c:pt idx="170">
                  <c:v>15</c:v>
                </c:pt>
                <c:pt idx="171">
                  <c:v>15</c:v>
                </c:pt>
                <c:pt idx="172">
                  <c:v>15</c:v>
                </c:pt>
                <c:pt idx="173">
                  <c:v>15</c:v>
                </c:pt>
                <c:pt idx="174">
                  <c:v>15</c:v>
                </c:pt>
                <c:pt idx="175">
                  <c:v>15</c:v>
                </c:pt>
                <c:pt idx="176">
                  <c:v>15</c:v>
                </c:pt>
                <c:pt idx="177">
                  <c:v>15</c:v>
                </c:pt>
                <c:pt idx="178">
                  <c:v>15</c:v>
                </c:pt>
                <c:pt idx="179">
                  <c:v>15</c:v>
                </c:pt>
                <c:pt idx="180">
                  <c:v>15</c:v>
                </c:pt>
                <c:pt idx="181">
                  <c:v>15</c:v>
                </c:pt>
                <c:pt idx="182">
                  <c:v>15</c:v>
                </c:pt>
                <c:pt idx="183">
                  <c:v>15</c:v>
                </c:pt>
                <c:pt idx="184">
                  <c:v>15</c:v>
                </c:pt>
                <c:pt idx="185">
                  <c:v>15</c:v>
                </c:pt>
                <c:pt idx="186">
                  <c:v>15</c:v>
                </c:pt>
                <c:pt idx="187">
                  <c:v>15</c:v>
                </c:pt>
                <c:pt idx="188">
                  <c:v>15</c:v>
                </c:pt>
                <c:pt idx="189">
                  <c:v>15</c:v>
                </c:pt>
                <c:pt idx="190">
                  <c:v>15</c:v>
                </c:pt>
                <c:pt idx="191">
                  <c:v>15</c:v>
                </c:pt>
                <c:pt idx="192">
                  <c:v>15</c:v>
                </c:pt>
                <c:pt idx="193">
                  <c:v>15</c:v>
                </c:pt>
                <c:pt idx="194">
                  <c:v>15</c:v>
                </c:pt>
                <c:pt idx="195">
                  <c:v>15</c:v>
                </c:pt>
                <c:pt idx="196">
                  <c:v>15</c:v>
                </c:pt>
                <c:pt idx="197">
                  <c:v>15</c:v>
                </c:pt>
                <c:pt idx="198">
                  <c:v>15</c:v>
                </c:pt>
                <c:pt idx="199">
                  <c:v>15</c:v>
                </c:pt>
                <c:pt idx="200">
                  <c:v>15</c:v>
                </c:pt>
                <c:pt idx="201">
                  <c:v>15</c:v>
                </c:pt>
                <c:pt idx="202">
                  <c:v>15</c:v>
                </c:pt>
                <c:pt idx="203">
                  <c:v>15</c:v>
                </c:pt>
                <c:pt idx="204">
                  <c:v>15</c:v>
                </c:pt>
                <c:pt idx="205">
                  <c:v>15</c:v>
                </c:pt>
                <c:pt idx="206">
                  <c:v>15</c:v>
                </c:pt>
                <c:pt idx="207">
                  <c:v>15</c:v>
                </c:pt>
                <c:pt idx="208">
                  <c:v>15</c:v>
                </c:pt>
                <c:pt idx="209">
                  <c:v>15</c:v>
                </c:pt>
                <c:pt idx="210">
                  <c:v>15</c:v>
                </c:pt>
                <c:pt idx="211">
                  <c:v>15</c:v>
                </c:pt>
                <c:pt idx="212">
                  <c:v>15</c:v>
                </c:pt>
                <c:pt idx="213">
                  <c:v>15</c:v>
                </c:pt>
                <c:pt idx="214">
                  <c:v>15</c:v>
                </c:pt>
                <c:pt idx="215">
                  <c:v>15</c:v>
                </c:pt>
                <c:pt idx="216">
                  <c:v>15</c:v>
                </c:pt>
                <c:pt idx="217">
                  <c:v>15</c:v>
                </c:pt>
                <c:pt idx="218">
                  <c:v>15</c:v>
                </c:pt>
                <c:pt idx="219">
                  <c:v>15</c:v>
                </c:pt>
                <c:pt idx="220">
                  <c:v>15</c:v>
                </c:pt>
                <c:pt idx="221">
                  <c:v>15</c:v>
                </c:pt>
                <c:pt idx="222">
                  <c:v>15</c:v>
                </c:pt>
                <c:pt idx="223">
                  <c:v>15</c:v>
                </c:pt>
                <c:pt idx="224">
                  <c:v>15</c:v>
                </c:pt>
                <c:pt idx="225">
                  <c:v>15</c:v>
                </c:pt>
                <c:pt idx="226">
                  <c:v>15</c:v>
                </c:pt>
                <c:pt idx="227">
                  <c:v>15</c:v>
                </c:pt>
                <c:pt idx="228">
                  <c:v>15</c:v>
                </c:pt>
                <c:pt idx="229">
                  <c:v>15</c:v>
                </c:pt>
                <c:pt idx="230">
                  <c:v>15</c:v>
                </c:pt>
                <c:pt idx="231">
                  <c:v>15</c:v>
                </c:pt>
                <c:pt idx="232">
                  <c:v>15</c:v>
                </c:pt>
                <c:pt idx="233">
                  <c:v>15</c:v>
                </c:pt>
                <c:pt idx="234">
                  <c:v>15</c:v>
                </c:pt>
                <c:pt idx="235">
                  <c:v>15</c:v>
                </c:pt>
                <c:pt idx="236">
                  <c:v>15</c:v>
                </c:pt>
                <c:pt idx="237">
                  <c:v>15</c:v>
                </c:pt>
                <c:pt idx="238">
                  <c:v>15</c:v>
                </c:pt>
                <c:pt idx="239">
                  <c:v>15</c:v>
                </c:pt>
                <c:pt idx="240">
                  <c:v>15</c:v>
                </c:pt>
                <c:pt idx="241">
                  <c:v>15</c:v>
                </c:pt>
                <c:pt idx="242">
                  <c:v>15</c:v>
                </c:pt>
                <c:pt idx="243">
                  <c:v>15</c:v>
                </c:pt>
                <c:pt idx="244">
                  <c:v>15</c:v>
                </c:pt>
                <c:pt idx="245">
                  <c:v>15</c:v>
                </c:pt>
                <c:pt idx="246">
                  <c:v>15</c:v>
                </c:pt>
                <c:pt idx="247">
                  <c:v>15</c:v>
                </c:pt>
                <c:pt idx="248">
                  <c:v>15</c:v>
                </c:pt>
                <c:pt idx="249">
                  <c:v>15</c:v>
                </c:pt>
                <c:pt idx="250">
                  <c:v>15</c:v>
                </c:pt>
                <c:pt idx="251">
                  <c:v>6.7465210000000004</c:v>
                </c:pt>
                <c:pt idx="252">
                  <c:v>6.7121890000000004</c:v>
                </c:pt>
                <c:pt idx="253">
                  <c:v>6.6651920000000002</c:v>
                </c:pt>
                <c:pt idx="254">
                  <c:v>6.618652</c:v>
                </c:pt>
                <c:pt idx="255">
                  <c:v>6.5809629999999997</c:v>
                </c:pt>
                <c:pt idx="256">
                  <c:v>6.5663150000000003</c:v>
                </c:pt>
                <c:pt idx="257">
                  <c:v>6.5260309999999997</c:v>
                </c:pt>
                <c:pt idx="258">
                  <c:v>6.4900209999999996</c:v>
                </c:pt>
                <c:pt idx="259">
                  <c:v>6.4710999999999999</c:v>
                </c:pt>
                <c:pt idx="260">
                  <c:v>6.42807</c:v>
                </c:pt>
                <c:pt idx="261">
                  <c:v>6.3894650000000004</c:v>
                </c:pt>
                <c:pt idx="262">
                  <c:v>6.3525390000000002</c:v>
                </c:pt>
                <c:pt idx="263">
                  <c:v>6.3182070000000001</c:v>
                </c:pt>
                <c:pt idx="264">
                  <c:v>6.3133239999999997</c:v>
                </c:pt>
                <c:pt idx="265">
                  <c:v>6.2367249999999999</c:v>
                </c:pt>
                <c:pt idx="266">
                  <c:v>15</c:v>
                </c:pt>
                <c:pt idx="267">
                  <c:v>15</c:v>
                </c:pt>
                <c:pt idx="268">
                  <c:v>15</c:v>
                </c:pt>
                <c:pt idx="269">
                  <c:v>15</c:v>
                </c:pt>
                <c:pt idx="270">
                  <c:v>15</c:v>
                </c:pt>
                <c:pt idx="271">
                  <c:v>15</c:v>
                </c:pt>
                <c:pt idx="272">
                  <c:v>15</c:v>
                </c:pt>
                <c:pt idx="273">
                  <c:v>2.622681</c:v>
                </c:pt>
                <c:pt idx="274">
                  <c:v>2.600098</c:v>
                </c:pt>
                <c:pt idx="275">
                  <c:v>2.584076</c:v>
                </c:pt>
                <c:pt idx="276">
                  <c:v>2.5909420000000001</c:v>
                </c:pt>
                <c:pt idx="277">
                  <c:v>2.582703</c:v>
                </c:pt>
                <c:pt idx="278">
                  <c:v>2.5971980000000001</c:v>
                </c:pt>
                <c:pt idx="279">
                  <c:v>2.6086429999999998</c:v>
                </c:pt>
                <c:pt idx="280">
                  <c:v>15</c:v>
                </c:pt>
                <c:pt idx="281">
                  <c:v>15</c:v>
                </c:pt>
                <c:pt idx="282">
                  <c:v>15</c:v>
                </c:pt>
                <c:pt idx="283">
                  <c:v>15</c:v>
                </c:pt>
                <c:pt idx="284">
                  <c:v>15</c:v>
                </c:pt>
                <c:pt idx="285">
                  <c:v>15</c:v>
                </c:pt>
                <c:pt idx="286">
                  <c:v>15</c:v>
                </c:pt>
                <c:pt idx="287">
                  <c:v>15</c:v>
                </c:pt>
                <c:pt idx="288">
                  <c:v>15</c:v>
                </c:pt>
                <c:pt idx="289">
                  <c:v>15</c:v>
                </c:pt>
                <c:pt idx="290">
                  <c:v>15</c:v>
                </c:pt>
                <c:pt idx="291">
                  <c:v>15</c:v>
                </c:pt>
                <c:pt idx="292">
                  <c:v>15</c:v>
                </c:pt>
                <c:pt idx="293">
                  <c:v>15</c:v>
                </c:pt>
                <c:pt idx="294">
                  <c:v>15</c:v>
                </c:pt>
                <c:pt idx="295">
                  <c:v>15</c:v>
                </c:pt>
                <c:pt idx="296">
                  <c:v>15</c:v>
                </c:pt>
                <c:pt idx="297">
                  <c:v>15</c:v>
                </c:pt>
                <c:pt idx="298">
                  <c:v>15</c:v>
                </c:pt>
                <c:pt idx="299">
                  <c:v>15</c:v>
                </c:pt>
                <c:pt idx="300">
                  <c:v>15</c:v>
                </c:pt>
                <c:pt idx="301">
                  <c:v>15</c:v>
                </c:pt>
                <c:pt idx="302">
                  <c:v>15</c:v>
                </c:pt>
                <c:pt idx="303">
                  <c:v>15</c:v>
                </c:pt>
                <c:pt idx="304">
                  <c:v>15</c:v>
                </c:pt>
                <c:pt idx="305">
                  <c:v>15</c:v>
                </c:pt>
                <c:pt idx="306">
                  <c:v>15</c:v>
                </c:pt>
                <c:pt idx="307">
                  <c:v>15</c:v>
                </c:pt>
                <c:pt idx="308">
                  <c:v>15</c:v>
                </c:pt>
                <c:pt idx="309">
                  <c:v>15</c:v>
                </c:pt>
                <c:pt idx="310">
                  <c:v>15</c:v>
                </c:pt>
                <c:pt idx="311">
                  <c:v>15</c:v>
                </c:pt>
                <c:pt idx="312">
                  <c:v>15</c:v>
                </c:pt>
                <c:pt idx="313">
                  <c:v>15</c:v>
                </c:pt>
                <c:pt idx="314">
                  <c:v>15</c:v>
                </c:pt>
                <c:pt idx="315">
                  <c:v>15</c:v>
                </c:pt>
                <c:pt idx="316">
                  <c:v>15</c:v>
                </c:pt>
                <c:pt idx="317">
                  <c:v>15</c:v>
                </c:pt>
                <c:pt idx="318">
                  <c:v>15</c:v>
                </c:pt>
                <c:pt idx="319">
                  <c:v>15</c:v>
                </c:pt>
                <c:pt idx="320">
                  <c:v>15</c:v>
                </c:pt>
                <c:pt idx="321">
                  <c:v>15</c:v>
                </c:pt>
                <c:pt idx="322">
                  <c:v>15</c:v>
                </c:pt>
                <c:pt idx="323">
                  <c:v>15</c:v>
                </c:pt>
                <c:pt idx="324">
                  <c:v>15</c:v>
                </c:pt>
                <c:pt idx="325">
                  <c:v>15</c:v>
                </c:pt>
                <c:pt idx="326">
                  <c:v>15</c:v>
                </c:pt>
                <c:pt idx="327">
                  <c:v>15</c:v>
                </c:pt>
                <c:pt idx="328">
                  <c:v>15</c:v>
                </c:pt>
                <c:pt idx="329">
                  <c:v>15</c:v>
                </c:pt>
                <c:pt idx="330">
                  <c:v>15</c:v>
                </c:pt>
                <c:pt idx="331">
                  <c:v>15</c:v>
                </c:pt>
                <c:pt idx="332">
                  <c:v>15</c:v>
                </c:pt>
                <c:pt idx="333">
                  <c:v>15</c:v>
                </c:pt>
                <c:pt idx="334">
                  <c:v>15</c:v>
                </c:pt>
                <c:pt idx="335">
                  <c:v>15</c:v>
                </c:pt>
                <c:pt idx="336">
                  <c:v>15</c:v>
                </c:pt>
                <c:pt idx="337">
                  <c:v>15</c:v>
                </c:pt>
                <c:pt idx="338">
                  <c:v>15</c:v>
                </c:pt>
                <c:pt idx="339">
                  <c:v>15</c:v>
                </c:pt>
                <c:pt idx="340">
                  <c:v>15</c:v>
                </c:pt>
                <c:pt idx="341">
                  <c:v>15</c:v>
                </c:pt>
                <c:pt idx="342">
                  <c:v>15</c:v>
                </c:pt>
                <c:pt idx="343">
                  <c:v>15</c:v>
                </c:pt>
                <c:pt idx="344">
                  <c:v>15</c:v>
                </c:pt>
                <c:pt idx="345">
                  <c:v>15</c:v>
                </c:pt>
                <c:pt idx="346">
                  <c:v>15</c:v>
                </c:pt>
                <c:pt idx="347">
                  <c:v>15</c:v>
                </c:pt>
                <c:pt idx="348">
                  <c:v>15</c:v>
                </c:pt>
                <c:pt idx="349">
                  <c:v>15</c:v>
                </c:pt>
                <c:pt idx="350">
                  <c:v>15</c:v>
                </c:pt>
                <c:pt idx="351">
                  <c:v>15</c:v>
                </c:pt>
                <c:pt idx="352">
                  <c:v>15</c:v>
                </c:pt>
                <c:pt idx="353">
                  <c:v>15</c:v>
                </c:pt>
                <c:pt idx="354">
                  <c:v>15</c:v>
                </c:pt>
                <c:pt idx="355">
                  <c:v>15</c:v>
                </c:pt>
                <c:pt idx="356">
                  <c:v>15</c:v>
                </c:pt>
                <c:pt idx="357">
                  <c:v>15</c:v>
                </c:pt>
                <c:pt idx="358">
                  <c:v>15</c:v>
                </c:pt>
                <c:pt idx="359">
                  <c:v>15</c:v>
                </c:pt>
                <c:pt idx="360">
                  <c:v>15</c:v>
                </c:pt>
                <c:pt idx="361">
                  <c:v>15</c:v>
                </c:pt>
                <c:pt idx="362">
                  <c:v>15</c:v>
                </c:pt>
                <c:pt idx="363">
                  <c:v>15</c:v>
                </c:pt>
                <c:pt idx="364">
                  <c:v>15</c:v>
                </c:pt>
                <c:pt idx="365">
                  <c:v>15</c:v>
                </c:pt>
                <c:pt idx="366">
                  <c:v>15</c:v>
                </c:pt>
                <c:pt idx="367">
                  <c:v>15</c:v>
                </c:pt>
                <c:pt idx="368">
                  <c:v>15</c:v>
                </c:pt>
                <c:pt idx="369">
                  <c:v>15</c:v>
                </c:pt>
                <c:pt idx="370">
                  <c:v>15</c:v>
                </c:pt>
                <c:pt idx="371">
                  <c:v>15</c:v>
                </c:pt>
                <c:pt idx="372">
                  <c:v>15</c:v>
                </c:pt>
                <c:pt idx="373">
                  <c:v>15</c:v>
                </c:pt>
                <c:pt idx="374">
                  <c:v>15</c:v>
                </c:pt>
                <c:pt idx="375">
                  <c:v>15</c:v>
                </c:pt>
                <c:pt idx="376">
                  <c:v>15</c:v>
                </c:pt>
                <c:pt idx="377">
                  <c:v>15</c:v>
                </c:pt>
                <c:pt idx="378">
                  <c:v>15</c:v>
                </c:pt>
                <c:pt idx="379">
                  <c:v>15</c:v>
                </c:pt>
                <c:pt idx="380">
                  <c:v>15</c:v>
                </c:pt>
                <c:pt idx="381">
                  <c:v>15</c:v>
                </c:pt>
                <c:pt idx="382">
                  <c:v>15</c:v>
                </c:pt>
                <c:pt idx="383">
                  <c:v>15</c:v>
                </c:pt>
                <c:pt idx="384">
                  <c:v>15</c:v>
                </c:pt>
                <c:pt idx="385">
                  <c:v>15</c:v>
                </c:pt>
                <c:pt idx="386">
                  <c:v>15</c:v>
                </c:pt>
                <c:pt idx="387">
                  <c:v>15</c:v>
                </c:pt>
                <c:pt idx="388">
                  <c:v>15</c:v>
                </c:pt>
                <c:pt idx="389">
                  <c:v>15</c:v>
                </c:pt>
                <c:pt idx="390">
                  <c:v>15</c:v>
                </c:pt>
                <c:pt idx="391">
                  <c:v>15</c:v>
                </c:pt>
                <c:pt idx="392">
                  <c:v>15</c:v>
                </c:pt>
                <c:pt idx="393">
                  <c:v>15</c:v>
                </c:pt>
                <c:pt idx="394">
                  <c:v>15</c:v>
                </c:pt>
                <c:pt idx="395">
                  <c:v>15</c:v>
                </c:pt>
                <c:pt idx="396">
                  <c:v>15</c:v>
                </c:pt>
                <c:pt idx="397">
                  <c:v>15</c:v>
                </c:pt>
                <c:pt idx="398">
                  <c:v>15</c:v>
                </c:pt>
                <c:pt idx="399">
                  <c:v>15</c:v>
                </c:pt>
                <c:pt idx="400">
                  <c:v>15</c:v>
                </c:pt>
                <c:pt idx="401">
                  <c:v>15</c:v>
                </c:pt>
                <c:pt idx="402">
                  <c:v>15</c:v>
                </c:pt>
                <c:pt idx="403">
                  <c:v>15</c:v>
                </c:pt>
                <c:pt idx="404">
                  <c:v>15</c:v>
                </c:pt>
                <c:pt idx="405">
                  <c:v>15</c:v>
                </c:pt>
                <c:pt idx="406">
                  <c:v>15</c:v>
                </c:pt>
                <c:pt idx="407">
                  <c:v>15</c:v>
                </c:pt>
                <c:pt idx="408">
                  <c:v>15</c:v>
                </c:pt>
                <c:pt idx="409">
                  <c:v>15</c:v>
                </c:pt>
                <c:pt idx="410">
                  <c:v>15</c:v>
                </c:pt>
                <c:pt idx="411">
                  <c:v>15</c:v>
                </c:pt>
                <c:pt idx="412">
                  <c:v>15</c:v>
                </c:pt>
                <c:pt idx="413">
                  <c:v>15</c:v>
                </c:pt>
                <c:pt idx="414">
                  <c:v>15</c:v>
                </c:pt>
                <c:pt idx="415">
                  <c:v>15</c:v>
                </c:pt>
                <c:pt idx="416">
                  <c:v>15</c:v>
                </c:pt>
                <c:pt idx="417">
                  <c:v>15</c:v>
                </c:pt>
                <c:pt idx="418">
                  <c:v>15</c:v>
                </c:pt>
                <c:pt idx="419">
                  <c:v>15</c:v>
                </c:pt>
                <c:pt idx="420">
                  <c:v>15</c:v>
                </c:pt>
                <c:pt idx="421">
                  <c:v>15</c:v>
                </c:pt>
                <c:pt idx="422">
                  <c:v>15</c:v>
                </c:pt>
                <c:pt idx="423">
                  <c:v>15</c:v>
                </c:pt>
                <c:pt idx="424">
                  <c:v>15</c:v>
                </c:pt>
                <c:pt idx="425">
                  <c:v>15</c:v>
                </c:pt>
                <c:pt idx="426">
                  <c:v>15</c:v>
                </c:pt>
                <c:pt idx="427">
                  <c:v>15</c:v>
                </c:pt>
                <c:pt idx="428">
                  <c:v>15</c:v>
                </c:pt>
                <c:pt idx="429">
                  <c:v>6.7312620000000001</c:v>
                </c:pt>
                <c:pt idx="430">
                  <c:v>6.7127990000000004</c:v>
                </c:pt>
                <c:pt idx="431">
                  <c:v>6.6770940000000003</c:v>
                </c:pt>
                <c:pt idx="432">
                  <c:v>6.6508479999999999</c:v>
                </c:pt>
                <c:pt idx="433">
                  <c:v>6.6299440000000001</c:v>
                </c:pt>
                <c:pt idx="434">
                  <c:v>6.5863040000000002</c:v>
                </c:pt>
                <c:pt idx="435">
                  <c:v>6.5435790000000003</c:v>
                </c:pt>
                <c:pt idx="436">
                  <c:v>6.4903259999999996</c:v>
                </c:pt>
                <c:pt idx="437">
                  <c:v>6.4750670000000001</c:v>
                </c:pt>
                <c:pt idx="438">
                  <c:v>6.4009090000000004</c:v>
                </c:pt>
                <c:pt idx="439">
                  <c:v>6.371918</c:v>
                </c:pt>
                <c:pt idx="440">
                  <c:v>6.3534550000000003</c:v>
                </c:pt>
                <c:pt idx="441">
                  <c:v>6.3339230000000004</c:v>
                </c:pt>
                <c:pt idx="442">
                  <c:v>6.2971500000000002</c:v>
                </c:pt>
                <c:pt idx="443">
                  <c:v>6.2121579999999996</c:v>
                </c:pt>
                <c:pt idx="444">
                  <c:v>15</c:v>
                </c:pt>
                <c:pt idx="445">
                  <c:v>15</c:v>
                </c:pt>
                <c:pt idx="446">
                  <c:v>15</c:v>
                </c:pt>
                <c:pt idx="447">
                  <c:v>15</c:v>
                </c:pt>
                <c:pt idx="448">
                  <c:v>15</c:v>
                </c:pt>
                <c:pt idx="449">
                  <c:v>15</c:v>
                </c:pt>
                <c:pt idx="450">
                  <c:v>15</c:v>
                </c:pt>
                <c:pt idx="451">
                  <c:v>2.6461790000000001</c:v>
                </c:pt>
                <c:pt idx="452">
                  <c:v>2.5845340000000001</c:v>
                </c:pt>
                <c:pt idx="453">
                  <c:v>2.5805660000000001</c:v>
                </c:pt>
                <c:pt idx="454">
                  <c:v>2.5942989999999999</c:v>
                </c:pt>
                <c:pt idx="455">
                  <c:v>2.5825499999999999</c:v>
                </c:pt>
                <c:pt idx="456">
                  <c:v>2.5868229999999999</c:v>
                </c:pt>
                <c:pt idx="457">
                  <c:v>2.59903</c:v>
                </c:pt>
                <c:pt idx="458">
                  <c:v>15</c:v>
                </c:pt>
                <c:pt idx="459">
                  <c:v>15</c:v>
                </c:pt>
                <c:pt idx="460">
                  <c:v>15</c:v>
                </c:pt>
                <c:pt idx="461">
                  <c:v>15</c:v>
                </c:pt>
                <c:pt idx="462">
                  <c:v>15</c:v>
                </c:pt>
                <c:pt idx="463">
                  <c:v>15</c:v>
                </c:pt>
                <c:pt idx="464">
                  <c:v>15</c:v>
                </c:pt>
                <c:pt idx="465">
                  <c:v>15</c:v>
                </c:pt>
                <c:pt idx="466">
                  <c:v>15</c:v>
                </c:pt>
                <c:pt idx="467">
                  <c:v>15</c:v>
                </c:pt>
                <c:pt idx="468">
                  <c:v>15</c:v>
                </c:pt>
                <c:pt idx="469">
                  <c:v>15</c:v>
                </c:pt>
                <c:pt idx="470">
                  <c:v>15</c:v>
                </c:pt>
                <c:pt idx="471">
                  <c:v>15</c:v>
                </c:pt>
                <c:pt idx="472">
                  <c:v>15</c:v>
                </c:pt>
                <c:pt idx="473">
                  <c:v>15</c:v>
                </c:pt>
                <c:pt idx="474">
                  <c:v>15</c:v>
                </c:pt>
                <c:pt idx="475">
                  <c:v>15</c:v>
                </c:pt>
                <c:pt idx="476">
                  <c:v>15</c:v>
                </c:pt>
                <c:pt idx="477">
                  <c:v>15</c:v>
                </c:pt>
                <c:pt idx="478">
                  <c:v>15</c:v>
                </c:pt>
                <c:pt idx="479">
                  <c:v>15</c:v>
                </c:pt>
                <c:pt idx="480">
                  <c:v>15</c:v>
                </c:pt>
                <c:pt idx="481">
                  <c:v>15</c:v>
                </c:pt>
                <c:pt idx="482">
                  <c:v>15</c:v>
                </c:pt>
                <c:pt idx="483">
                  <c:v>15</c:v>
                </c:pt>
                <c:pt idx="484">
                  <c:v>15</c:v>
                </c:pt>
                <c:pt idx="485">
                  <c:v>15</c:v>
                </c:pt>
                <c:pt idx="486">
                  <c:v>15</c:v>
                </c:pt>
                <c:pt idx="487">
                  <c:v>15</c:v>
                </c:pt>
                <c:pt idx="488">
                  <c:v>15</c:v>
                </c:pt>
                <c:pt idx="489">
                  <c:v>15</c:v>
                </c:pt>
                <c:pt idx="490">
                  <c:v>15</c:v>
                </c:pt>
                <c:pt idx="491">
                  <c:v>15</c:v>
                </c:pt>
                <c:pt idx="492">
                  <c:v>15</c:v>
                </c:pt>
                <c:pt idx="493">
                  <c:v>15</c:v>
                </c:pt>
                <c:pt idx="494">
                  <c:v>15</c:v>
                </c:pt>
                <c:pt idx="495">
                  <c:v>15</c:v>
                </c:pt>
                <c:pt idx="496">
                  <c:v>15</c:v>
                </c:pt>
                <c:pt idx="497">
                  <c:v>15</c:v>
                </c:pt>
                <c:pt idx="498">
                  <c:v>15</c:v>
                </c:pt>
              </c:numCache>
            </c:numRef>
          </c:val>
          <c:smooth val="0"/>
          <c:extLst>
            <c:ext xmlns:c16="http://schemas.microsoft.com/office/drawing/2014/chart" uri="{C3380CC4-5D6E-409C-BE32-E72D297353CC}">
              <c16:uniqueId val="{00000000-C1E8-4578-B086-485283CADBDF}"/>
            </c:ext>
          </c:extLst>
        </c:ser>
        <c:ser>
          <c:idx val="1"/>
          <c:order val="1"/>
          <c:tx>
            <c:strRef>
              <c:f>'data_2020-06-24_10-31-55'!$F$1</c:f>
              <c:strCache>
                <c:ptCount val="1"/>
                <c:pt idx="0">
                  <c:v>filtered</c:v>
                </c:pt>
              </c:strCache>
            </c:strRef>
          </c:tx>
          <c:spPr>
            <a:ln w="28575" cap="rnd">
              <a:solidFill>
                <a:schemeClr val="accent2"/>
              </a:solidFill>
              <a:prstDash val="dash"/>
              <a:round/>
            </a:ln>
            <a:effectLst/>
          </c:spPr>
          <c:marker>
            <c:symbol val="none"/>
          </c:marker>
          <c:val>
            <c:numRef>
              <c:f>'data_2020-06-24_10-31-55'!$F$2:$F$500</c:f>
              <c:numCache>
                <c:formatCode>General</c:formatCode>
                <c:ptCount val="499"/>
                <c:pt idx="0">
                  <c:v>15</c:v>
                </c:pt>
                <c:pt idx="1">
                  <c:v>15</c:v>
                </c:pt>
                <c:pt idx="2">
                  <c:v>15</c:v>
                </c:pt>
                <c:pt idx="3">
                  <c:v>15</c:v>
                </c:pt>
                <c:pt idx="4">
                  <c:v>15</c:v>
                </c:pt>
                <c:pt idx="5">
                  <c:v>15</c:v>
                </c:pt>
                <c:pt idx="6">
                  <c:v>15</c:v>
                </c:pt>
                <c:pt idx="7">
                  <c:v>15</c:v>
                </c:pt>
                <c:pt idx="8">
                  <c:v>15</c:v>
                </c:pt>
                <c:pt idx="9">
                  <c:v>15</c:v>
                </c:pt>
                <c:pt idx="10">
                  <c:v>15</c:v>
                </c:pt>
                <c:pt idx="11">
                  <c:v>15</c:v>
                </c:pt>
                <c:pt idx="12">
                  <c:v>15</c:v>
                </c:pt>
                <c:pt idx="13">
                  <c:v>15</c:v>
                </c:pt>
                <c:pt idx="14">
                  <c:v>15</c:v>
                </c:pt>
                <c:pt idx="15">
                  <c:v>15</c:v>
                </c:pt>
                <c:pt idx="16">
                  <c:v>15</c:v>
                </c:pt>
                <c:pt idx="17">
                  <c:v>15</c:v>
                </c:pt>
                <c:pt idx="18">
                  <c:v>15</c:v>
                </c:pt>
                <c:pt idx="19">
                  <c:v>15</c:v>
                </c:pt>
                <c:pt idx="20">
                  <c:v>15</c:v>
                </c:pt>
                <c:pt idx="21">
                  <c:v>15</c:v>
                </c:pt>
                <c:pt idx="22">
                  <c:v>15</c:v>
                </c:pt>
                <c:pt idx="23">
                  <c:v>15</c:v>
                </c:pt>
                <c:pt idx="24">
                  <c:v>15</c:v>
                </c:pt>
                <c:pt idx="25">
                  <c:v>15</c:v>
                </c:pt>
                <c:pt idx="26">
                  <c:v>15</c:v>
                </c:pt>
                <c:pt idx="27">
                  <c:v>15</c:v>
                </c:pt>
                <c:pt idx="28">
                  <c:v>15</c:v>
                </c:pt>
                <c:pt idx="29">
                  <c:v>15</c:v>
                </c:pt>
                <c:pt idx="30">
                  <c:v>15</c:v>
                </c:pt>
                <c:pt idx="31">
                  <c:v>15</c:v>
                </c:pt>
                <c:pt idx="32">
                  <c:v>15</c:v>
                </c:pt>
                <c:pt idx="33">
                  <c:v>15</c:v>
                </c:pt>
                <c:pt idx="34">
                  <c:v>15</c:v>
                </c:pt>
                <c:pt idx="35">
                  <c:v>15</c:v>
                </c:pt>
                <c:pt idx="36">
                  <c:v>15</c:v>
                </c:pt>
                <c:pt idx="37">
                  <c:v>15</c:v>
                </c:pt>
                <c:pt idx="38">
                  <c:v>15</c:v>
                </c:pt>
                <c:pt idx="39">
                  <c:v>15</c:v>
                </c:pt>
                <c:pt idx="40">
                  <c:v>15</c:v>
                </c:pt>
                <c:pt idx="41">
                  <c:v>15</c:v>
                </c:pt>
                <c:pt idx="42">
                  <c:v>15</c:v>
                </c:pt>
                <c:pt idx="43">
                  <c:v>15</c:v>
                </c:pt>
                <c:pt idx="44">
                  <c:v>15</c:v>
                </c:pt>
                <c:pt idx="45">
                  <c:v>15</c:v>
                </c:pt>
                <c:pt idx="46">
                  <c:v>15</c:v>
                </c:pt>
                <c:pt idx="47">
                  <c:v>15</c:v>
                </c:pt>
                <c:pt idx="48">
                  <c:v>15</c:v>
                </c:pt>
                <c:pt idx="49">
                  <c:v>15</c:v>
                </c:pt>
                <c:pt idx="50">
                  <c:v>15</c:v>
                </c:pt>
                <c:pt idx="51">
                  <c:v>15</c:v>
                </c:pt>
                <c:pt idx="52">
                  <c:v>15</c:v>
                </c:pt>
                <c:pt idx="53">
                  <c:v>15</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pt idx="71">
                  <c:v>15</c:v>
                </c:pt>
                <c:pt idx="72">
                  <c:v>15</c:v>
                </c:pt>
                <c:pt idx="73">
                  <c:v>15</c:v>
                </c:pt>
                <c:pt idx="74">
                  <c:v>15</c:v>
                </c:pt>
                <c:pt idx="75">
                  <c:v>15</c:v>
                </c:pt>
                <c:pt idx="76">
                  <c:v>15</c:v>
                </c:pt>
                <c:pt idx="77">
                  <c:v>15</c:v>
                </c:pt>
                <c:pt idx="78">
                  <c:v>15</c:v>
                </c:pt>
                <c:pt idx="79">
                  <c:v>15</c:v>
                </c:pt>
                <c:pt idx="80">
                  <c:v>15</c:v>
                </c:pt>
                <c:pt idx="81">
                  <c:v>15</c:v>
                </c:pt>
                <c:pt idx="82">
                  <c:v>15</c:v>
                </c:pt>
                <c:pt idx="83">
                  <c:v>15</c:v>
                </c:pt>
                <c:pt idx="84">
                  <c:v>15</c:v>
                </c:pt>
                <c:pt idx="85">
                  <c:v>15</c:v>
                </c:pt>
                <c:pt idx="86">
                  <c:v>15</c:v>
                </c:pt>
                <c:pt idx="87">
                  <c:v>15</c:v>
                </c:pt>
                <c:pt idx="88">
                  <c:v>15</c:v>
                </c:pt>
                <c:pt idx="89">
                  <c:v>15</c:v>
                </c:pt>
                <c:pt idx="90">
                  <c:v>15</c:v>
                </c:pt>
                <c:pt idx="91">
                  <c:v>15</c:v>
                </c:pt>
                <c:pt idx="92">
                  <c:v>15</c:v>
                </c:pt>
                <c:pt idx="93">
                  <c:v>15</c:v>
                </c:pt>
                <c:pt idx="94">
                  <c:v>2.5743290000000001</c:v>
                </c:pt>
                <c:pt idx="95">
                  <c:v>2.5743290000000001</c:v>
                </c:pt>
                <c:pt idx="96">
                  <c:v>2.5743290000000001</c:v>
                </c:pt>
                <c:pt idx="97">
                  <c:v>2.5743290000000001</c:v>
                </c:pt>
                <c:pt idx="98">
                  <c:v>2.5743290000000001</c:v>
                </c:pt>
                <c:pt idx="99">
                  <c:v>2.5743290000000001</c:v>
                </c:pt>
                <c:pt idx="100">
                  <c:v>2.5743290000000001</c:v>
                </c:pt>
                <c:pt idx="101">
                  <c:v>2.5743290000000001</c:v>
                </c:pt>
                <c:pt idx="102">
                  <c:v>15</c:v>
                </c:pt>
                <c:pt idx="103">
                  <c:v>15</c:v>
                </c:pt>
                <c:pt idx="104">
                  <c:v>15</c:v>
                </c:pt>
                <c:pt idx="105">
                  <c:v>15</c:v>
                </c:pt>
                <c:pt idx="106">
                  <c:v>15</c:v>
                </c:pt>
                <c:pt idx="107">
                  <c:v>15</c:v>
                </c:pt>
                <c:pt idx="108">
                  <c:v>15</c:v>
                </c:pt>
                <c:pt idx="109">
                  <c:v>15</c:v>
                </c:pt>
                <c:pt idx="110">
                  <c:v>15</c:v>
                </c:pt>
                <c:pt idx="111">
                  <c:v>15</c:v>
                </c:pt>
                <c:pt idx="112">
                  <c:v>15</c:v>
                </c:pt>
                <c:pt idx="113">
                  <c:v>15</c:v>
                </c:pt>
                <c:pt idx="114">
                  <c:v>15</c:v>
                </c:pt>
                <c:pt idx="115">
                  <c:v>15</c:v>
                </c:pt>
                <c:pt idx="116">
                  <c:v>15</c:v>
                </c:pt>
                <c:pt idx="117">
                  <c:v>15</c:v>
                </c:pt>
                <c:pt idx="118">
                  <c:v>15</c:v>
                </c:pt>
                <c:pt idx="119">
                  <c:v>15</c:v>
                </c:pt>
                <c:pt idx="120">
                  <c:v>15</c:v>
                </c:pt>
                <c:pt idx="121">
                  <c:v>15</c:v>
                </c:pt>
                <c:pt idx="122">
                  <c:v>15</c:v>
                </c:pt>
                <c:pt idx="123">
                  <c:v>15</c:v>
                </c:pt>
                <c:pt idx="124">
                  <c:v>15</c:v>
                </c:pt>
                <c:pt idx="125">
                  <c:v>15</c:v>
                </c:pt>
                <c:pt idx="126">
                  <c:v>15</c:v>
                </c:pt>
                <c:pt idx="127">
                  <c:v>15</c:v>
                </c:pt>
                <c:pt idx="128">
                  <c:v>15</c:v>
                </c:pt>
                <c:pt idx="129">
                  <c:v>15</c:v>
                </c:pt>
                <c:pt idx="130">
                  <c:v>15</c:v>
                </c:pt>
                <c:pt idx="131">
                  <c:v>15</c:v>
                </c:pt>
                <c:pt idx="132">
                  <c:v>15</c:v>
                </c:pt>
                <c:pt idx="133">
                  <c:v>15</c:v>
                </c:pt>
                <c:pt idx="134">
                  <c:v>15</c:v>
                </c:pt>
                <c:pt idx="135">
                  <c:v>15</c:v>
                </c:pt>
                <c:pt idx="136">
                  <c:v>15</c:v>
                </c:pt>
                <c:pt idx="137">
                  <c:v>15</c:v>
                </c:pt>
                <c:pt idx="138">
                  <c:v>15</c:v>
                </c:pt>
                <c:pt idx="139">
                  <c:v>15</c:v>
                </c:pt>
                <c:pt idx="140">
                  <c:v>15</c:v>
                </c:pt>
                <c:pt idx="141">
                  <c:v>15</c:v>
                </c:pt>
                <c:pt idx="142">
                  <c:v>15</c:v>
                </c:pt>
                <c:pt idx="143">
                  <c:v>15</c:v>
                </c:pt>
                <c:pt idx="144">
                  <c:v>15</c:v>
                </c:pt>
                <c:pt idx="145">
                  <c:v>15</c:v>
                </c:pt>
                <c:pt idx="146">
                  <c:v>15</c:v>
                </c:pt>
                <c:pt idx="147">
                  <c:v>15</c:v>
                </c:pt>
                <c:pt idx="148">
                  <c:v>15</c:v>
                </c:pt>
                <c:pt idx="149">
                  <c:v>15</c:v>
                </c:pt>
                <c:pt idx="150">
                  <c:v>15</c:v>
                </c:pt>
                <c:pt idx="151">
                  <c:v>15</c:v>
                </c:pt>
                <c:pt idx="152">
                  <c:v>15</c:v>
                </c:pt>
                <c:pt idx="153">
                  <c:v>15</c:v>
                </c:pt>
                <c:pt idx="154">
                  <c:v>15</c:v>
                </c:pt>
                <c:pt idx="155">
                  <c:v>15</c:v>
                </c:pt>
                <c:pt idx="156">
                  <c:v>15</c:v>
                </c:pt>
                <c:pt idx="157">
                  <c:v>15</c:v>
                </c:pt>
                <c:pt idx="158">
                  <c:v>15</c:v>
                </c:pt>
                <c:pt idx="159">
                  <c:v>15</c:v>
                </c:pt>
                <c:pt idx="160">
                  <c:v>15</c:v>
                </c:pt>
                <c:pt idx="161">
                  <c:v>15</c:v>
                </c:pt>
                <c:pt idx="162">
                  <c:v>15</c:v>
                </c:pt>
                <c:pt idx="163">
                  <c:v>15</c:v>
                </c:pt>
                <c:pt idx="164">
                  <c:v>15</c:v>
                </c:pt>
                <c:pt idx="165">
                  <c:v>15</c:v>
                </c:pt>
                <c:pt idx="166">
                  <c:v>15</c:v>
                </c:pt>
                <c:pt idx="167">
                  <c:v>15</c:v>
                </c:pt>
                <c:pt idx="168">
                  <c:v>15</c:v>
                </c:pt>
                <c:pt idx="169">
                  <c:v>15</c:v>
                </c:pt>
                <c:pt idx="170">
                  <c:v>15</c:v>
                </c:pt>
                <c:pt idx="171">
                  <c:v>15</c:v>
                </c:pt>
                <c:pt idx="172">
                  <c:v>15</c:v>
                </c:pt>
                <c:pt idx="173">
                  <c:v>15</c:v>
                </c:pt>
                <c:pt idx="174">
                  <c:v>15</c:v>
                </c:pt>
                <c:pt idx="175">
                  <c:v>15</c:v>
                </c:pt>
                <c:pt idx="176">
                  <c:v>15</c:v>
                </c:pt>
                <c:pt idx="177">
                  <c:v>15</c:v>
                </c:pt>
                <c:pt idx="178">
                  <c:v>15</c:v>
                </c:pt>
                <c:pt idx="179">
                  <c:v>15</c:v>
                </c:pt>
                <c:pt idx="180">
                  <c:v>15</c:v>
                </c:pt>
                <c:pt idx="181">
                  <c:v>15</c:v>
                </c:pt>
                <c:pt idx="182">
                  <c:v>15</c:v>
                </c:pt>
                <c:pt idx="183">
                  <c:v>15</c:v>
                </c:pt>
                <c:pt idx="184">
                  <c:v>15</c:v>
                </c:pt>
                <c:pt idx="185">
                  <c:v>15</c:v>
                </c:pt>
                <c:pt idx="186">
                  <c:v>15</c:v>
                </c:pt>
                <c:pt idx="187">
                  <c:v>15</c:v>
                </c:pt>
                <c:pt idx="188">
                  <c:v>15</c:v>
                </c:pt>
                <c:pt idx="189">
                  <c:v>15</c:v>
                </c:pt>
                <c:pt idx="190">
                  <c:v>15</c:v>
                </c:pt>
                <c:pt idx="191">
                  <c:v>15</c:v>
                </c:pt>
                <c:pt idx="192">
                  <c:v>15</c:v>
                </c:pt>
                <c:pt idx="193">
                  <c:v>15</c:v>
                </c:pt>
                <c:pt idx="194">
                  <c:v>15</c:v>
                </c:pt>
                <c:pt idx="195">
                  <c:v>15</c:v>
                </c:pt>
                <c:pt idx="196">
                  <c:v>15</c:v>
                </c:pt>
                <c:pt idx="197">
                  <c:v>15</c:v>
                </c:pt>
                <c:pt idx="198">
                  <c:v>15</c:v>
                </c:pt>
                <c:pt idx="199">
                  <c:v>15</c:v>
                </c:pt>
                <c:pt idx="200">
                  <c:v>15</c:v>
                </c:pt>
                <c:pt idx="201">
                  <c:v>15</c:v>
                </c:pt>
                <c:pt idx="202">
                  <c:v>15</c:v>
                </c:pt>
                <c:pt idx="203">
                  <c:v>15</c:v>
                </c:pt>
                <c:pt idx="204">
                  <c:v>15</c:v>
                </c:pt>
                <c:pt idx="205">
                  <c:v>15</c:v>
                </c:pt>
                <c:pt idx="206">
                  <c:v>15</c:v>
                </c:pt>
                <c:pt idx="207">
                  <c:v>15</c:v>
                </c:pt>
                <c:pt idx="208">
                  <c:v>15</c:v>
                </c:pt>
                <c:pt idx="209">
                  <c:v>15</c:v>
                </c:pt>
                <c:pt idx="210">
                  <c:v>15</c:v>
                </c:pt>
                <c:pt idx="211">
                  <c:v>15</c:v>
                </c:pt>
                <c:pt idx="212">
                  <c:v>15</c:v>
                </c:pt>
                <c:pt idx="213">
                  <c:v>15</c:v>
                </c:pt>
                <c:pt idx="214">
                  <c:v>15</c:v>
                </c:pt>
                <c:pt idx="215">
                  <c:v>15</c:v>
                </c:pt>
                <c:pt idx="216">
                  <c:v>15</c:v>
                </c:pt>
                <c:pt idx="217">
                  <c:v>15</c:v>
                </c:pt>
                <c:pt idx="218">
                  <c:v>15</c:v>
                </c:pt>
                <c:pt idx="219">
                  <c:v>15</c:v>
                </c:pt>
                <c:pt idx="220">
                  <c:v>15</c:v>
                </c:pt>
                <c:pt idx="221">
                  <c:v>15</c:v>
                </c:pt>
                <c:pt idx="222">
                  <c:v>15</c:v>
                </c:pt>
                <c:pt idx="223">
                  <c:v>15</c:v>
                </c:pt>
                <c:pt idx="224">
                  <c:v>15</c:v>
                </c:pt>
                <c:pt idx="225">
                  <c:v>15</c:v>
                </c:pt>
                <c:pt idx="226">
                  <c:v>15</c:v>
                </c:pt>
                <c:pt idx="227">
                  <c:v>15</c:v>
                </c:pt>
                <c:pt idx="228">
                  <c:v>15</c:v>
                </c:pt>
                <c:pt idx="229">
                  <c:v>15</c:v>
                </c:pt>
                <c:pt idx="230">
                  <c:v>15</c:v>
                </c:pt>
                <c:pt idx="231">
                  <c:v>15</c:v>
                </c:pt>
                <c:pt idx="232">
                  <c:v>15</c:v>
                </c:pt>
                <c:pt idx="233">
                  <c:v>15</c:v>
                </c:pt>
                <c:pt idx="234">
                  <c:v>15</c:v>
                </c:pt>
                <c:pt idx="235">
                  <c:v>15</c:v>
                </c:pt>
                <c:pt idx="236">
                  <c:v>15</c:v>
                </c:pt>
                <c:pt idx="237">
                  <c:v>15</c:v>
                </c:pt>
                <c:pt idx="238">
                  <c:v>15</c:v>
                </c:pt>
                <c:pt idx="239">
                  <c:v>15</c:v>
                </c:pt>
                <c:pt idx="240">
                  <c:v>15</c:v>
                </c:pt>
                <c:pt idx="241">
                  <c:v>15</c:v>
                </c:pt>
                <c:pt idx="242">
                  <c:v>15</c:v>
                </c:pt>
                <c:pt idx="243">
                  <c:v>15</c:v>
                </c:pt>
                <c:pt idx="244">
                  <c:v>15</c:v>
                </c:pt>
                <c:pt idx="245">
                  <c:v>15</c:v>
                </c:pt>
                <c:pt idx="246">
                  <c:v>15</c:v>
                </c:pt>
                <c:pt idx="247">
                  <c:v>15</c:v>
                </c:pt>
                <c:pt idx="248">
                  <c:v>15</c:v>
                </c:pt>
                <c:pt idx="249">
                  <c:v>15</c:v>
                </c:pt>
                <c:pt idx="250">
                  <c:v>15</c:v>
                </c:pt>
                <c:pt idx="251">
                  <c:v>15</c:v>
                </c:pt>
                <c:pt idx="252">
                  <c:v>15</c:v>
                </c:pt>
                <c:pt idx="253">
                  <c:v>15</c:v>
                </c:pt>
                <c:pt idx="254">
                  <c:v>15</c:v>
                </c:pt>
                <c:pt idx="255">
                  <c:v>15</c:v>
                </c:pt>
                <c:pt idx="256">
                  <c:v>15</c:v>
                </c:pt>
                <c:pt idx="257">
                  <c:v>15</c:v>
                </c:pt>
                <c:pt idx="258">
                  <c:v>15</c:v>
                </c:pt>
                <c:pt idx="259">
                  <c:v>15</c:v>
                </c:pt>
                <c:pt idx="260">
                  <c:v>15</c:v>
                </c:pt>
                <c:pt idx="261">
                  <c:v>15</c:v>
                </c:pt>
                <c:pt idx="262">
                  <c:v>15</c:v>
                </c:pt>
                <c:pt idx="263">
                  <c:v>15</c:v>
                </c:pt>
                <c:pt idx="264">
                  <c:v>15</c:v>
                </c:pt>
                <c:pt idx="265">
                  <c:v>15</c:v>
                </c:pt>
                <c:pt idx="266">
                  <c:v>15</c:v>
                </c:pt>
                <c:pt idx="267">
                  <c:v>15</c:v>
                </c:pt>
                <c:pt idx="268">
                  <c:v>15</c:v>
                </c:pt>
                <c:pt idx="269">
                  <c:v>15</c:v>
                </c:pt>
                <c:pt idx="270">
                  <c:v>15</c:v>
                </c:pt>
                <c:pt idx="271">
                  <c:v>15</c:v>
                </c:pt>
                <c:pt idx="272">
                  <c:v>15</c:v>
                </c:pt>
                <c:pt idx="273">
                  <c:v>2.5980490000000001</c:v>
                </c:pt>
                <c:pt idx="274">
                  <c:v>2.5980490000000001</c:v>
                </c:pt>
                <c:pt idx="275">
                  <c:v>2.5980490000000001</c:v>
                </c:pt>
                <c:pt idx="276">
                  <c:v>2.5980490000000001</c:v>
                </c:pt>
                <c:pt idx="277">
                  <c:v>2.5980490000000001</c:v>
                </c:pt>
                <c:pt idx="278">
                  <c:v>2.5980490000000001</c:v>
                </c:pt>
                <c:pt idx="279">
                  <c:v>2.5980490000000001</c:v>
                </c:pt>
                <c:pt idx="280">
                  <c:v>15</c:v>
                </c:pt>
                <c:pt idx="281">
                  <c:v>15</c:v>
                </c:pt>
                <c:pt idx="282">
                  <c:v>15</c:v>
                </c:pt>
                <c:pt idx="283">
                  <c:v>15</c:v>
                </c:pt>
                <c:pt idx="284">
                  <c:v>15</c:v>
                </c:pt>
                <c:pt idx="285">
                  <c:v>15</c:v>
                </c:pt>
                <c:pt idx="286">
                  <c:v>15</c:v>
                </c:pt>
                <c:pt idx="287">
                  <c:v>15</c:v>
                </c:pt>
                <c:pt idx="288">
                  <c:v>15</c:v>
                </c:pt>
                <c:pt idx="289">
                  <c:v>15</c:v>
                </c:pt>
                <c:pt idx="290">
                  <c:v>15</c:v>
                </c:pt>
                <c:pt idx="291">
                  <c:v>15</c:v>
                </c:pt>
                <c:pt idx="292">
                  <c:v>15</c:v>
                </c:pt>
                <c:pt idx="293">
                  <c:v>15</c:v>
                </c:pt>
                <c:pt idx="294">
                  <c:v>15</c:v>
                </c:pt>
                <c:pt idx="295">
                  <c:v>15</c:v>
                </c:pt>
                <c:pt idx="296">
                  <c:v>15</c:v>
                </c:pt>
                <c:pt idx="297">
                  <c:v>15</c:v>
                </c:pt>
                <c:pt idx="298">
                  <c:v>15</c:v>
                </c:pt>
                <c:pt idx="299">
                  <c:v>15</c:v>
                </c:pt>
                <c:pt idx="300">
                  <c:v>15</c:v>
                </c:pt>
                <c:pt idx="301">
                  <c:v>15</c:v>
                </c:pt>
                <c:pt idx="302">
                  <c:v>15</c:v>
                </c:pt>
                <c:pt idx="303">
                  <c:v>15</c:v>
                </c:pt>
                <c:pt idx="304">
                  <c:v>15</c:v>
                </c:pt>
                <c:pt idx="305">
                  <c:v>15</c:v>
                </c:pt>
                <c:pt idx="306">
                  <c:v>15</c:v>
                </c:pt>
                <c:pt idx="307">
                  <c:v>15</c:v>
                </c:pt>
                <c:pt idx="308">
                  <c:v>15</c:v>
                </c:pt>
                <c:pt idx="309">
                  <c:v>15</c:v>
                </c:pt>
                <c:pt idx="310">
                  <c:v>15</c:v>
                </c:pt>
                <c:pt idx="311">
                  <c:v>15</c:v>
                </c:pt>
                <c:pt idx="312">
                  <c:v>15</c:v>
                </c:pt>
                <c:pt idx="313">
                  <c:v>15</c:v>
                </c:pt>
                <c:pt idx="314">
                  <c:v>15</c:v>
                </c:pt>
                <c:pt idx="315">
                  <c:v>15</c:v>
                </c:pt>
                <c:pt idx="316">
                  <c:v>15</c:v>
                </c:pt>
                <c:pt idx="317">
                  <c:v>15</c:v>
                </c:pt>
                <c:pt idx="318">
                  <c:v>15</c:v>
                </c:pt>
                <c:pt idx="319">
                  <c:v>15</c:v>
                </c:pt>
                <c:pt idx="320">
                  <c:v>15</c:v>
                </c:pt>
                <c:pt idx="321">
                  <c:v>15</c:v>
                </c:pt>
                <c:pt idx="322">
                  <c:v>15</c:v>
                </c:pt>
                <c:pt idx="323">
                  <c:v>15</c:v>
                </c:pt>
                <c:pt idx="324">
                  <c:v>15</c:v>
                </c:pt>
                <c:pt idx="325">
                  <c:v>15</c:v>
                </c:pt>
                <c:pt idx="326">
                  <c:v>15</c:v>
                </c:pt>
                <c:pt idx="327">
                  <c:v>15</c:v>
                </c:pt>
                <c:pt idx="328">
                  <c:v>15</c:v>
                </c:pt>
                <c:pt idx="329">
                  <c:v>15</c:v>
                </c:pt>
                <c:pt idx="330">
                  <c:v>15</c:v>
                </c:pt>
                <c:pt idx="331">
                  <c:v>15</c:v>
                </c:pt>
                <c:pt idx="332">
                  <c:v>15</c:v>
                </c:pt>
                <c:pt idx="333">
                  <c:v>15</c:v>
                </c:pt>
                <c:pt idx="334">
                  <c:v>15</c:v>
                </c:pt>
                <c:pt idx="335">
                  <c:v>15</c:v>
                </c:pt>
                <c:pt idx="336">
                  <c:v>15</c:v>
                </c:pt>
                <c:pt idx="337">
                  <c:v>15</c:v>
                </c:pt>
                <c:pt idx="338">
                  <c:v>15</c:v>
                </c:pt>
                <c:pt idx="339">
                  <c:v>15</c:v>
                </c:pt>
                <c:pt idx="340">
                  <c:v>15</c:v>
                </c:pt>
                <c:pt idx="341">
                  <c:v>15</c:v>
                </c:pt>
                <c:pt idx="342">
                  <c:v>15</c:v>
                </c:pt>
                <c:pt idx="343">
                  <c:v>15</c:v>
                </c:pt>
                <c:pt idx="344">
                  <c:v>15</c:v>
                </c:pt>
                <c:pt idx="345">
                  <c:v>15</c:v>
                </c:pt>
                <c:pt idx="346">
                  <c:v>15</c:v>
                </c:pt>
                <c:pt idx="347">
                  <c:v>15</c:v>
                </c:pt>
                <c:pt idx="348">
                  <c:v>15</c:v>
                </c:pt>
                <c:pt idx="349">
                  <c:v>15</c:v>
                </c:pt>
                <c:pt idx="350">
                  <c:v>15</c:v>
                </c:pt>
                <c:pt idx="351">
                  <c:v>15</c:v>
                </c:pt>
                <c:pt idx="352">
                  <c:v>15</c:v>
                </c:pt>
                <c:pt idx="353">
                  <c:v>15</c:v>
                </c:pt>
                <c:pt idx="354">
                  <c:v>15</c:v>
                </c:pt>
                <c:pt idx="355">
                  <c:v>15</c:v>
                </c:pt>
                <c:pt idx="356">
                  <c:v>15</c:v>
                </c:pt>
                <c:pt idx="357">
                  <c:v>15</c:v>
                </c:pt>
                <c:pt idx="358">
                  <c:v>15</c:v>
                </c:pt>
                <c:pt idx="359">
                  <c:v>15</c:v>
                </c:pt>
                <c:pt idx="360">
                  <c:v>15</c:v>
                </c:pt>
                <c:pt idx="361">
                  <c:v>15</c:v>
                </c:pt>
                <c:pt idx="362">
                  <c:v>15</c:v>
                </c:pt>
                <c:pt idx="363">
                  <c:v>15</c:v>
                </c:pt>
                <c:pt idx="364">
                  <c:v>15</c:v>
                </c:pt>
                <c:pt idx="365">
                  <c:v>15</c:v>
                </c:pt>
                <c:pt idx="366">
                  <c:v>15</c:v>
                </c:pt>
                <c:pt idx="367">
                  <c:v>15</c:v>
                </c:pt>
                <c:pt idx="368">
                  <c:v>15</c:v>
                </c:pt>
                <c:pt idx="369">
                  <c:v>15</c:v>
                </c:pt>
                <c:pt idx="370">
                  <c:v>15</c:v>
                </c:pt>
                <c:pt idx="371">
                  <c:v>15</c:v>
                </c:pt>
                <c:pt idx="372">
                  <c:v>15</c:v>
                </c:pt>
                <c:pt idx="373">
                  <c:v>15</c:v>
                </c:pt>
                <c:pt idx="374">
                  <c:v>15</c:v>
                </c:pt>
                <c:pt idx="375">
                  <c:v>15</c:v>
                </c:pt>
                <c:pt idx="376">
                  <c:v>15</c:v>
                </c:pt>
                <c:pt idx="377">
                  <c:v>15</c:v>
                </c:pt>
                <c:pt idx="378">
                  <c:v>15</c:v>
                </c:pt>
                <c:pt idx="379">
                  <c:v>15</c:v>
                </c:pt>
                <c:pt idx="380">
                  <c:v>15</c:v>
                </c:pt>
                <c:pt idx="381">
                  <c:v>15</c:v>
                </c:pt>
                <c:pt idx="382">
                  <c:v>15</c:v>
                </c:pt>
                <c:pt idx="383">
                  <c:v>15</c:v>
                </c:pt>
                <c:pt idx="384">
                  <c:v>15</c:v>
                </c:pt>
                <c:pt idx="385">
                  <c:v>15</c:v>
                </c:pt>
                <c:pt idx="386">
                  <c:v>15</c:v>
                </c:pt>
                <c:pt idx="387">
                  <c:v>15</c:v>
                </c:pt>
                <c:pt idx="388">
                  <c:v>15</c:v>
                </c:pt>
                <c:pt idx="389">
                  <c:v>15</c:v>
                </c:pt>
                <c:pt idx="390">
                  <c:v>15</c:v>
                </c:pt>
                <c:pt idx="391">
                  <c:v>15</c:v>
                </c:pt>
                <c:pt idx="392">
                  <c:v>15</c:v>
                </c:pt>
                <c:pt idx="393">
                  <c:v>15</c:v>
                </c:pt>
                <c:pt idx="394">
                  <c:v>15</c:v>
                </c:pt>
                <c:pt idx="395">
                  <c:v>15</c:v>
                </c:pt>
                <c:pt idx="396">
                  <c:v>15</c:v>
                </c:pt>
                <c:pt idx="397">
                  <c:v>15</c:v>
                </c:pt>
                <c:pt idx="398">
                  <c:v>15</c:v>
                </c:pt>
                <c:pt idx="399">
                  <c:v>15</c:v>
                </c:pt>
                <c:pt idx="400">
                  <c:v>15</c:v>
                </c:pt>
                <c:pt idx="401">
                  <c:v>15</c:v>
                </c:pt>
                <c:pt idx="402">
                  <c:v>15</c:v>
                </c:pt>
                <c:pt idx="403">
                  <c:v>15</c:v>
                </c:pt>
                <c:pt idx="404">
                  <c:v>15</c:v>
                </c:pt>
                <c:pt idx="405">
                  <c:v>15</c:v>
                </c:pt>
                <c:pt idx="406">
                  <c:v>15</c:v>
                </c:pt>
                <c:pt idx="407">
                  <c:v>15</c:v>
                </c:pt>
                <c:pt idx="408">
                  <c:v>15</c:v>
                </c:pt>
                <c:pt idx="409">
                  <c:v>15</c:v>
                </c:pt>
                <c:pt idx="410">
                  <c:v>15</c:v>
                </c:pt>
                <c:pt idx="411">
                  <c:v>15</c:v>
                </c:pt>
                <c:pt idx="412">
                  <c:v>15</c:v>
                </c:pt>
                <c:pt idx="413">
                  <c:v>15</c:v>
                </c:pt>
                <c:pt idx="414">
                  <c:v>15</c:v>
                </c:pt>
                <c:pt idx="415">
                  <c:v>15</c:v>
                </c:pt>
                <c:pt idx="416">
                  <c:v>15</c:v>
                </c:pt>
                <c:pt idx="417">
                  <c:v>15</c:v>
                </c:pt>
                <c:pt idx="418">
                  <c:v>15</c:v>
                </c:pt>
                <c:pt idx="419">
                  <c:v>15</c:v>
                </c:pt>
                <c:pt idx="420">
                  <c:v>15</c:v>
                </c:pt>
                <c:pt idx="421">
                  <c:v>15</c:v>
                </c:pt>
                <c:pt idx="422">
                  <c:v>15</c:v>
                </c:pt>
                <c:pt idx="423">
                  <c:v>15</c:v>
                </c:pt>
                <c:pt idx="424">
                  <c:v>15</c:v>
                </c:pt>
                <c:pt idx="425">
                  <c:v>15</c:v>
                </c:pt>
                <c:pt idx="426">
                  <c:v>15</c:v>
                </c:pt>
                <c:pt idx="427">
                  <c:v>15</c:v>
                </c:pt>
                <c:pt idx="428">
                  <c:v>15</c:v>
                </c:pt>
                <c:pt idx="429">
                  <c:v>15</c:v>
                </c:pt>
                <c:pt idx="430">
                  <c:v>15</c:v>
                </c:pt>
                <c:pt idx="431">
                  <c:v>15</c:v>
                </c:pt>
                <c:pt idx="432">
                  <c:v>15</c:v>
                </c:pt>
                <c:pt idx="433">
                  <c:v>15</c:v>
                </c:pt>
                <c:pt idx="434">
                  <c:v>15</c:v>
                </c:pt>
                <c:pt idx="435">
                  <c:v>15</c:v>
                </c:pt>
                <c:pt idx="436">
                  <c:v>15</c:v>
                </c:pt>
                <c:pt idx="437">
                  <c:v>15</c:v>
                </c:pt>
                <c:pt idx="438">
                  <c:v>15</c:v>
                </c:pt>
                <c:pt idx="439">
                  <c:v>15</c:v>
                </c:pt>
                <c:pt idx="440">
                  <c:v>15</c:v>
                </c:pt>
                <c:pt idx="441">
                  <c:v>15</c:v>
                </c:pt>
                <c:pt idx="442">
                  <c:v>15</c:v>
                </c:pt>
                <c:pt idx="443">
                  <c:v>15</c:v>
                </c:pt>
                <c:pt idx="444">
                  <c:v>15</c:v>
                </c:pt>
                <c:pt idx="445">
                  <c:v>15</c:v>
                </c:pt>
                <c:pt idx="446">
                  <c:v>15</c:v>
                </c:pt>
                <c:pt idx="447">
                  <c:v>15</c:v>
                </c:pt>
                <c:pt idx="448">
                  <c:v>15</c:v>
                </c:pt>
                <c:pt idx="449">
                  <c:v>15</c:v>
                </c:pt>
                <c:pt idx="450">
                  <c:v>15</c:v>
                </c:pt>
                <c:pt idx="451">
                  <c:v>2.5962830000000001</c:v>
                </c:pt>
                <c:pt idx="452">
                  <c:v>2.5962830000000001</c:v>
                </c:pt>
                <c:pt idx="453">
                  <c:v>2.5962830000000001</c:v>
                </c:pt>
                <c:pt idx="454">
                  <c:v>2.5962830000000001</c:v>
                </c:pt>
                <c:pt idx="455">
                  <c:v>2.5962830000000001</c:v>
                </c:pt>
                <c:pt idx="456">
                  <c:v>2.5962830000000001</c:v>
                </c:pt>
                <c:pt idx="457">
                  <c:v>2.5962830000000001</c:v>
                </c:pt>
                <c:pt idx="458">
                  <c:v>15</c:v>
                </c:pt>
                <c:pt idx="459">
                  <c:v>15</c:v>
                </c:pt>
                <c:pt idx="460">
                  <c:v>15</c:v>
                </c:pt>
                <c:pt idx="461">
                  <c:v>15</c:v>
                </c:pt>
                <c:pt idx="462">
                  <c:v>15</c:v>
                </c:pt>
                <c:pt idx="463">
                  <c:v>15</c:v>
                </c:pt>
                <c:pt idx="464">
                  <c:v>15</c:v>
                </c:pt>
                <c:pt idx="465">
                  <c:v>15</c:v>
                </c:pt>
                <c:pt idx="466">
                  <c:v>15</c:v>
                </c:pt>
                <c:pt idx="467">
                  <c:v>15</c:v>
                </c:pt>
                <c:pt idx="468">
                  <c:v>15</c:v>
                </c:pt>
                <c:pt idx="469">
                  <c:v>15</c:v>
                </c:pt>
                <c:pt idx="470">
                  <c:v>15</c:v>
                </c:pt>
                <c:pt idx="471">
                  <c:v>15</c:v>
                </c:pt>
                <c:pt idx="472">
                  <c:v>15</c:v>
                </c:pt>
                <c:pt idx="473">
                  <c:v>15</c:v>
                </c:pt>
                <c:pt idx="474">
                  <c:v>15</c:v>
                </c:pt>
                <c:pt idx="475">
                  <c:v>15</c:v>
                </c:pt>
                <c:pt idx="476">
                  <c:v>15</c:v>
                </c:pt>
                <c:pt idx="477">
                  <c:v>15</c:v>
                </c:pt>
                <c:pt idx="478">
                  <c:v>15</c:v>
                </c:pt>
                <c:pt idx="479">
                  <c:v>15</c:v>
                </c:pt>
                <c:pt idx="480">
                  <c:v>15</c:v>
                </c:pt>
                <c:pt idx="481">
                  <c:v>15</c:v>
                </c:pt>
                <c:pt idx="482">
                  <c:v>15</c:v>
                </c:pt>
                <c:pt idx="483">
                  <c:v>15</c:v>
                </c:pt>
                <c:pt idx="484">
                  <c:v>15</c:v>
                </c:pt>
                <c:pt idx="485">
                  <c:v>15</c:v>
                </c:pt>
                <c:pt idx="486">
                  <c:v>15</c:v>
                </c:pt>
                <c:pt idx="487">
                  <c:v>15</c:v>
                </c:pt>
                <c:pt idx="488">
                  <c:v>15</c:v>
                </c:pt>
                <c:pt idx="489">
                  <c:v>15</c:v>
                </c:pt>
                <c:pt idx="490">
                  <c:v>15</c:v>
                </c:pt>
                <c:pt idx="491">
                  <c:v>15</c:v>
                </c:pt>
                <c:pt idx="492">
                  <c:v>15</c:v>
                </c:pt>
                <c:pt idx="493">
                  <c:v>15</c:v>
                </c:pt>
                <c:pt idx="494">
                  <c:v>15</c:v>
                </c:pt>
                <c:pt idx="495">
                  <c:v>15</c:v>
                </c:pt>
                <c:pt idx="496">
                  <c:v>15</c:v>
                </c:pt>
                <c:pt idx="497">
                  <c:v>15</c:v>
                </c:pt>
                <c:pt idx="498">
                  <c:v>15</c:v>
                </c:pt>
              </c:numCache>
            </c:numRef>
          </c:val>
          <c:smooth val="0"/>
          <c:extLst>
            <c:ext xmlns:c16="http://schemas.microsoft.com/office/drawing/2014/chart" uri="{C3380CC4-5D6E-409C-BE32-E72D297353CC}">
              <c16:uniqueId val="{00000001-C1E8-4578-B086-485283CADBDF}"/>
            </c:ext>
          </c:extLst>
        </c:ser>
        <c:dLbls>
          <c:showLegendKey val="0"/>
          <c:showVal val="0"/>
          <c:showCatName val="0"/>
          <c:showSerName val="0"/>
          <c:showPercent val="0"/>
          <c:showBubbleSize val="0"/>
        </c:dLbls>
        <c:smooth val="0"/>
        <c:axId val="658203096"/>
        <c:axId val="658196208"/>
      </c:lineChart>
      <c:catAx>
        <c:axId val="658203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196208"/>
        <c:crosses val="autoZero"/>
        <c:auto val="1"/>
        <c:lblAlgn val="ctr"/>
        <c:lblOffset val="100"/>
        <c:noMultiLvlLbl val="0"/>
      </c:catAx>
      <c:valAx>
        <c:axId val="658196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Displacement (mm)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2030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Raw and Filtered Displacement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'data_2020-06-24_10-31-55'!$E$1</c:f>
              <c:strCache>
                <c:ptCount val="1"/>
                <c:pt idx="0">
                  <c:v>displacement</c:v>
                </c:pt>
              </c:strCache>
            </c:strRef>
          </c:tx>
          <c:spPr>
            <a:ln w="28575" cap="rnd">
              <a:solidFill>
                <a:schemeClr val="accent1"/>
              </a:solidFill>
              <a:round/>
            </a:ln>
            <a:effectLst/>
          </c:spPr>
          <c:marker>
            <c:symbol val="none"/>
          </c:marker>
          <c:val>
            <c:numRef>
              <c:f>'data_2020-06-24_10-31-55'!$E$50:$E$125</c:f>
              <c:numCache>
                <c:formatCode>General</c:formatCode>
                <c:ptCount val="76"/>
                <c:pt idx="0">
                  <c:v>15</c:v>
                </c:pt>
                <c:pt idx="1">
                  <c:v>15</c:v>
                </c:pt>
                <c:pt idx="2">
                  <c:v>15</c:v>
                </c:pt>
                <c:pt idx="3">
                  <c:v>15</c:v>
                </c:pt>
                <c:pt idx="4">
                  <c:v>15</c:v>
                </c:pt>
                <c:pt idx="5">
                  <c:v>15</c:v>
                </c:pt>
                <c:pt idx="6">
                  <c:v>15</c:v>
                </c:pt>
                <c:pt idx="7">
                  <c:v>15</c:v>
                </c:pt>
                <c:pt idx="8">
                  <c:v>15</c:v>
                </c:pt>
                <c:pt idx="9">
                  <c:v>15</c:v>
                </c:pt>
                <c:pt idx="10">
                  <c:v>15</c:v>
                </c:pt>
                <c:pt idx="11">
                  <c:v>15</c:v>
                </c:pt>
                <c:pt idx="12">
                  <c:v>15</c:v>
                </c:pt>
                <c:pt idx="13">
                  <c:v>15</c:v>
                </c:pt>
                <c:pt idx="14">
                  <c:v>15</c:v>
                </c:pt>
                <c:pt idx="15">
                  <c:v>15</c:v>
                </c:pt>
                <c:pt idx="16">
                  <c:v>15</c:v>
                </c:pt>
                <c:pt idx="17">
                  <c:v>15</c:v>
                </c:pt>
                <c:pt idx="18">
                  <c:v>15</c:v>
                </c:pt>
                <c:pt idx="19">
                  <c:v>15</c:v>
                </c:pt>
                <c:pt idx="20">
                  <c:v>15</c:v>
                </c:pt>
                <c:pt idx="21">
                  <c:v>15</c:v>
                </c:pt>
                <c:pt idx="22">
                  <c:v>15</c:v>
                </c:pt>
                <c:pt idx="23">
                  <c:v>15</c:v>
                </c:pt>
                <c:pt idx="24">
                  <c:v>15</c:v>
                </c:pt>
                <c:pt idx="25">
                  <c:v>6.6665650000000003</c:v>
                </c:pt>
                <c:pt idx="26">
                  <c:v>6.6345210000000003</c:v>
                </c:pt>
                <c:pt idx="27">
                  <c:v>6.6653440000000002</c:v>
                </c:pt>
                <c:pt idx="28">
                  <c:v>6.551056</c:v>
                </c:pt>
                <c:pt idx="29">
                  <c:v>6.5127560000000004</c:v>
                </c:pt>
                <c:pt idx="30">
                  <c:v>6.4836119999999999</c:v>
                </c:pt>
                <c:pt idx="31">
                  <c:v>6.4414980000000002</c:v>
                </c:pt>
                <c:pt idx="32">
                  <c:v>6.428375</c:v>
                </c:pt>
                <c:pt idx="33">
                  <c:v>6.373291</c:v>
                </c:pt>
                <c:pt idx="34">
                  <c:v>6.3449099999999996</c:v>
                </c:pt>
                <c:pt idx="35">
                  <c:v>6.3032529999999998</c:v>
                </c:pt>
                <c:pt idx="36">
                  <c:v>6.2879940000000003</c:v>
                </c:pt>
                <c:pt idx="37">
                  <c:v>6.228027</c:v>
                </c:pt>
                <c:pt idx="38">
                  <c:v>6.2426760000000003</c:v>
                </c:pt>
                <c:pt idx="39">
                  <c:v>15</c:v>
                </c:pt>
                <c:pt idx="40">
                  <c:v>15</c:v>
                </c:pt>
                <c:pt idx="41">
                  <c:v>15</c:v>
                </c:pt>
                <c:pt idx="42">
                  <c:v>15</c:v>
                </c:pt>
                <c:pt idx="43">
                  <c:v>15</c:v>
                </c:pt>
                <c:pt idx="44">
                  <c:v>15</c:v>
                </c:pt>
                <c:pt idx="45">
                  <c:v>15</c:v>
                </c:pt>
                <c:pt idx="46">
                  <c:v>2.5817869999999998</c:v>
                </c:pt>
                <c:pt idx="47">
                  <c:v>2.5630190000000002</c:v>
                </c:pt>
                <c:pt idx="48">
                  <c:v>2.5708009999999999</c:v>
                </c:pt>
                <c:pt idx="49">
                  <c:v>2.566986</c:v>
                </c:pt>
                <c:pt idx="50">
                  <c:v>2.555542</c:v>
                </c:pt>
                <c:pt idx="51">
                  <c:v>2.5933839999999999</c:v>
                </c:pt>
                <c:pt idx="52">
                  <c:v>2.5674440000000001</c:v>
                </c:pt>
                <c:pt idx="53">
                  <c:v>2.5956730000000001</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pt idx="71">
                  <c:v>15</c:v>
                </c:pt>
                <c:pt idx="72">
                  <c:v>15</c:v>
                </c:pt>
                <c:pt idx="73">
                  <c:v>15</c:v>
                </c:pt>
                <c:pt idx="74">
                  <c:v>15</c:v>
                </c:pt>
                <c:pt idx="75">
                  <c:v>15</c:v>
                </c:pt>
              </c:numCache>
            </c:numRef>
          </c:val>
          <c:smooth val="0"/>
          <c:extLst>
            <c:ext xmlns:c16="http://schemas.microsoft.com/office/drawing/2014/chart" uri="{C3380CC4-5D6E-409C-BE32-E72D297353CC}">
              <c16:uniqueId val="{00000000-A5EB-4A17-BF8B-F094589B7D84}"/>
            </c:ext>
          </c:extLst>
        </c:ser>
        <c:ser>
          <c:idx val="1"/>
          <c:order val="1"/>
          <c:tx>
            <c:strRef>
              <c:f>'data_2020-06-24_10-31-55'!$F$1</c:f>
              <c:strCache>
                <c:ptCount val="1"/>
                <c:pt idx="0">
                  <c:v>filtered</c:v>
                </c:pt>
              </c:strCache>
            </c:strRef>
          </c:tx>
          <c:spPr>
            <a:ln w="28575" cap="rnd">
              <a:solidFill>
                <a:schemeClr val="accent2"/>
              </a:solidFill>
              <a:prstDash val="dash"/>
              <a:round/>
            </a:ln>
            <a:effectLst/>
          </c:spPr>
          <c:marker>
            <c:symbol val="none"/>
          </c:marker>
          <c:val>
            <c:numRef>
              <c:f>'data_2020-06-24_10-31-55'!$F$50:$F$125</c:f>
              <c:numCache>
                <c:formatCode>General</c:formatCode>
                <c:ptCount val="76"/>
                <c:pt idx="0">
                  <c:v>15</c:v>
                </c:pt>
                <c:pt idx="1">
                  <c:v>15</c:v>
                </c:pt>
                <c:pt idx="2">
                  <c:v>15</c:v>
                </c:pt>
                <c:pt idx="3">
                  <c:v>15</c:v>
                </c:pt>
                <c:pt idx="4">
                  <c:v>15</c:v>
                </c:pt>
                <c:pt idx="5">
                  <c:v>15</c:v>
                </c:pt>
                <c:pt idx="6">
                  <c:v>15</c:v>
                </c:pt>
                <c:pt idx="7">
                  <c:v>15</c:v>
                </c:pt>
                <c:pt idx="8">
                  <c:v>15</c:v>
                </c:pt>
                <c:pt idx="9">
                  <c:v>15</c:v>
                </c:pt>
                <c:pt idx="10">
                  <c:v>15</c:v>
                </c:pt>
                <c:pt idx="11">
                  <c:v>15</c:v>
                </c:pt>
                <c:pt idx="12">
                  <c:v>15</c:v>
                </c:pt>
                <c:pt idx="13">
                  <c:v>15</c:v>
                </c:pt>
                <c:pt idx="14">
                  <c:v>15</c:v>
                </c:pt>
                <c:pt idx="15">
                  <c:v>15</c:v>
                </c:pt>
                <c:pt idx="16">
                  <c:v>15</c:v>
                </c:pt>
                <c:pt idx="17">
                  <c:v>15</c:v>
                </c:pt>
                <c:pt idx="18">
                  <c:v>15</c:v>
                </c:pt>
                <c:pt idx="19">
                  <c:v>15</c:v>
                </c:pt>
                <c:pt idx="20">
                  <c:v>15</c:v>
                </c:pt>
                <c:pt idx="21">
                  <c:v>15</c:v>
                </c:pt>
                <c:pt idx="22">
                  <c:v>15</c:v>
                </c:pt>
                <c:pt idx="23">
                  <c:v>15</c:v>
                </c:pt>
                <c:pt idx="24">
                  <c:v>15</c:v>
                </c:pt>
                <c:pt idx="25">
                  <c:v>15</c:v>
                </c:pt>
                <c:pt idx="26">
                  <c:v>15</c:v>
                </c:pt>
                <c:pt idx="27">
                  <c:v>15</c:v>
                </c:pt>
                <c:pt idx="28">
                  <c:v>15</c:v>
                </c:pt>
                <c:pt idx="29">
                  <c:v>15</c:v>
                </c:pt>
                <c:pt idx="30">
                  <c:v>15</c:v>
                </c:pt>
                <c:pt idx="31">
                  <c:v>15</c:v>
                </c:pt>
                <c:pt idx="32">
                  <c:v>15</c:v>
                </c:pt>
                <c:pt idx="33">
                  <c:v>15</c:v>
                </c:pt>
                <c:pt idx="34">
                  <c:v>15</c:v>
                </c:pt>
                <c:pt idx="35">
                  <c:v>15</c:v>
                </c:pt>
                <c:pt idx="36">
                  <c:v>15</c:v>
                </c:pt>
                <c:pt idx="37">
                  <c:v>15</c:v>
                </c:pt>
                <c:pt idx="38">
                  <c:v>15</c:v>
                </c:pt>
                <c:pt idx="39">
                  <c:v>15</c:v>
                </c:pt>
                <c:pt idx="40">
                  <c:v>15</c:v>
                </c:pt>
                <c:pt idx="41">
                  <c:v>15</c:v>
                </c:pt>
                <c:pt idx="42">
                  <c:v>15</c:v>
                </c:pt>
                <c:pt idx="43">
                  <c:v>15</c:v>
                </c:pt>
                <c:pt idx="44">
                  <c:v>15</c:v>
                </c:pt>
                <c:pt idx="45">
                  <c:v>15</c:v>
                </c:pt>
                <c:pt idx="46">
                  <c:v>2.5743290000000001</c:v>
                </c:pt>
                <c:pt idx="47">
                  <c:v>2.5743290000000001</c:v>
                </c:pt>
                <c:pt idx="48">
                  <c:v>2.5743290000000001</c:v>
                </c:pt>
                <c:pt idx="49">
                  <c:v>2.5743290000000001</c:v>
                </c:pt>
                <c:pt idx="50">
                  <c:v>2.5743290000000001</c:v>
                </c:pt>
                <c:pt idx="51">
                  <c:v>2.5743290000000001</c:v>
                </c:pt>
                <c:pt idx="52">
                  <c:v>2.5743290000000001</c:v>
                </c:pt>
                <c:pt idx="53">
                  <c:v>2.5743290000000001</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pt idx="71">
                  <c:v>15</c:v>
                </c:pt>
                <c:pt idx="72">
                  <c:v>15</c:v>
                </c:pt>
                <c:pt idx="73">
                  <c:v>15</c:v>
                </c:pt>
                <c:pt idx="74">
                  <c:v>15</c:v>
                </c:pt>
                <c:pt idx="75">
                  <c:v>15</c:v>
                </c:pt>
              </c:numCache>
            </c:numRef>
          </c:val>
          <c:smooth val="0"/>
          <c:extLst>
            <c:ext xmlns:c16="http://schemas.microsoft.com/office/drawing/2014/chart" uri="{C3380CC4-5D6E-409C-BE32-E72D297353CC}">
              <c16:uniqueId val="{00000001-A5EB-4A17-BF8B-F094589B7D84}"/>
            </c:ext>
          </c:extLst>
        </c:ser>
        <c:dLbls>
          <c:showLegendKey val="0"/>
          <c:showVal val="0"/>
          <c:showCatName val="0"/>
          <c:showSerName val="0"/>
          <c:showPercent val="0"/>
          <c:showBubbleSize val="0"/>
        </c:dLbls>
        <c:smooth val="0"/>
        <c:axId val="658203096"/>
        <c:axId val="658196208"/>
      </c:lineChart>
      <c:catAx>
        <c:axId val="658203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Index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196208"/>
        <c:crosses val="autoZero"/>
        <c:auto val="1"/>
        <c:lblAlgn val="ctr"/>
        <c:lblOffset val="100"/>
        <c:noMultiLvlLbl val="0"/>
      </c:catAx>
      <c:valAx>
        <c:axId val="658196208"/>
        <c:scaling>
          <c:orientation val="minMax"/>
          <c:max val="2.8"/>
          <c:min val="2.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Displacement (mm)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2030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72251-6FE6-4BA1-AF81-C1B7A364FC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GE CRD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Don's letterhead w/name</dc:title>
  <dc:subject/>
  <dc:creator>GE CRD</dc:creator>
  <keywords/>
  <dc:description/>
  <lastModifiedBy>Peter Katlic</lastModifiedBy>
  <revision>4</revision>
  <lastPrinted>2006-04-19T19:41:00.0000000Z</lastPrinted>
  <dcterms:created xsi:type="dcterms:W3CDTF">2023-08-15T19:11:00.0000000Z</dcterms:created>
  <dcterms:modified xsi:type="dcterms:W3CDTF">2023-08-30T17:07:21.4125156Z</dcterms:modified>
</coreProperties>
</file>